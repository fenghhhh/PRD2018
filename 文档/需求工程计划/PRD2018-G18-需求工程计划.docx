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B42F8" w14:textId="77777777" w:rsidR="007C76A9" w:rsidRDefault="007C76A9" w:rsidP="007C76A9">
      <w:r>
        <w:rPr>
          <w:noProof/>
        </w:rPr>
        <w:drawing>
          <wp:inline distT="0" distB="0" distL="0" distR="0" wp14:anchorId="0D55C2F5" wp14:editId="2E24E142">
            <wp:extent cx="1836420" cy="182515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83" cy="1839726"/>
                    </a:xfrm>
                    <a:prstGeom prst="rect">
                      <a:avLst/>
                    </a:prstGeom>
                    <a:noFill/>
                    <a:ln>
                      <a:noFill/>
                    </a:ln>
                  </pic:spPr>
                </pic:pic>
              </a:graphicData>
            </a:graphic>
          </wp:inline>
        </w:drawing>
      </w:r>
    </w:p>
    <w:p w14:paraId="591506C6" w14:textId="77777777" w:rsidR="007C76A9" w:rsidRDefault="007C76A9" w:rsidP="007C76A9"/>
    <w:p w14:paraId="16B1BC3D" w14:textId="77777777" w:rsidR="007C76A9" w:rsidRDefault="007C76A9" w:rsidP="007C76A9">
      <w:pPr>
        <w:jc w:val="center"/>
        <w:rPr>
          <w:sz w:val="48"/>
          <w:szCs w:val="48"/>
        </w:rPr>
      </w:pPr>
      <w:r>
        <w:rPr>
          <w:sz w:val="48"/>
          <w:szCs w:val="48"/>
        </w:rPr>
        <w:t>G18</w:t>
      </w:r>
      <w:r>
        <w:rPr>
          <w:rFonts w:hint="eastAsia"/>
          <w:sz w:val="48"/>
          <w:szCs w:val="48"/>
        </w:rPr>
        <w:t>小组</w:t>
      </w:r>
    </w:p>
    <w:p w14:paraId="3B8F2FA0" w14:textId="77777777" w:rsidR="007C76A9" w:rsidRDefault="007C76A9" w:rsidP="007C76A9">
      <w:pPr>
        <w:jc w:val="center"/>
        <w:rPr>
          <w:sz w:val="48"/>
          <w:szCs w:val="48"/>
        </w:rPr>
      </w:pPr>
      <w:r>
        <w:rPr>
          <w:rFonts w:hint="eastAsia"/>
          <w:sz w:val="48"/>
          <w:szCs w:val="48"/>
        </w:rPr>
        <w:t>软件工程系列课程教学辅助网站</w:t>
      </w:r>
    </w:p>
    <w:p w14:paraId="7F22E131" w14:textId="70836FBE" w:rsidR="007C76A9" w:rsidRDefault="007C76A9" w:rsidP="007C76A9">
      <w:pPr>
        <w:jc w:val="center"/>
        <w:rPr>
          <w:sz w:val="48"/>
          <w:szCs w:val="48"/>
        </w:rPr>
      </w:pPr>
      <w:r>
        <w:rPr>
          <w:rFonts w:hint="eastAsia"/>
          <w:sz w:val="48"/>
          <w:szCs w:val="48"/>
        </w:rPr>
        <w:t>需求工程计划</w:t>
      </w:r>
    </w:p>
    <w:p w14:paraId="7D62B1D9" w14:textId="77777777" w:rsidR="001B5671" w:rsidRPr="001B5671" w:rsidRDefault="001B5671" w:rsidP="007C76A9">
      <w:pPr>
        <w:jc w:val="center"/>
        <w:rPr>
          <w:sz w:val="48"/>
          <w:szCs w:val="48"/>
          <w:lang w:val="x-none"/>
        </w:rPr>
      </w:pPr>
    </w:p>
    <w:p w14:paraId="78260D5B" w14:textId="77777777" w:rsidR="007C76A9" w:rsidRDefault="007C76A9" w:rsidP="007C76A9">
      <w:pPr>
        <w:rPr>
          <w:sz w:val="48"/>
          <w:szCs w:val="48"/>
        </w:rPr>
      </w:pPr>
    </w:p>
    <w:p w14:paraId="66DB664D" w14:textId="77777777" w:rsidR="007C76A9" w:rsidRDefault="007C76A9" w:rsidP="007C76A9">
      <w:pPr>
        <w:rPr>
          <w:szCs w:val="24"/>
        </w:rPr>
      </w:pPr>
    </w:p>
    <w:p w14:paraId="09F076C3" w14:textId="77777777" w:rsidR="007C76A9" w:rsidRDefault="007C76A9" w:rsidP="007C76A9">
      <w:pPr>
        <w:jc w:val="center"/>
        <w:rPr>
          <w:b/>
          <w:bCs/>
          <w:sz w:val="28"/>
          <w:szCs w:val="28"/>
        </w:rPr>
      </w:pPr>
      <w:r>
        <w:rPr>
          <w:b/>
          <w:noProof/>
          <w:sz w:val="28"/>
          <w:szCs w:val="28"/>
        </w:rPr>
        <w:drawing>
          <wp:inline distT="0" distB="0" distL="0" distR="0" wp14:anchorId="57E279EA" wp14:editId="266BF727">
            <wp:extent cx="1760220" cy="1744980"/>
            <wp:effectExtent l="0" t="0" r="0" b="762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片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220" cy="1744980"/>
                    </a:xfrm>
                    <a:prstGeom prst="rect">
                      <a:avLst/>
                    </a:prstGeom>
                    <a:noFill/>
                    <a:ln>
                      <a:noFill/>
                    </a:ln>
                  </pic:spPr>
                </pic:pic>
              </a:graphicData>
            </a:graphic>
          </wp:inline>
        </w:drawing>
      </w:r>
    </w:p>
    <w:p w14:paraId="6908C1B2" w14:textId="77777777" w:rsidR="007C76A9" w:rsidRDefault="007C76A9" w:rsidP="007C76A9">
      <w:pPr>
        <w:jc w:val="center"/>
        <w:rPr>
          <w:b/>
          <w:bCs/>
          <w:sz w:val="28"/>
          <w:szCs w:val="28"/>
        </w:rPr>
      </w:pPr>
    </w:p>
    <w:p w14:paraId="0FFBC5F9" w14:textId="77777777" w:rsidR="007C76A9" w:rsidRDefault="007C76A9" w:rsidP="007C76A9">
      <w:pPr>
        <w:jc w:val="center"/>
        <w:rPr>
          <w:b/>
          <w:bCs/>
          <w:sz w:val="28"/>
          <w:szCs w:val="28"/>
        </w:rPr>
      </w:pPr>
    </w:p>
    <w:p w14:paraId="48E6A20C" w14:textId="77777777" w:rsidR="007C76A9" w:rsidRDefault="007C76A9" w:rsidP="007C76A9">
      <w:pPr>
        <w:jc w:val="center"/>
        <w:rPr>
          <w:b/>
          <w:bCs/>
          <w:sz w:val="28"/>
          <w:szCs w:val="28"/>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6"/>
      </w:tblGrid>
      <w:tr w:rsidR="007C76A9" w14:paraId="0E596B80" w14:textId="77777777" w:rsidTr="002B7085">
        <w:tc>
          <w:tcPr>
            <w:tcW w:w="1951" w:type="dxa"/>
            <w:vMerge w:val="restart"/>
            <w:tcBorders>
              <w:top w:val="single" w:sz="4" w:space="0" w:color="auto"/>
              <w:left w:val="single" w:sz="4" w:space="0" w:color="auto"/>
              <w:bottom w:val="single" w:sz="4" w:space="0" w:color="auto"/>
              <w:right w:val="single" w:sz="4" w:space="0" w:color="auto"/>
            </w:tcBorders>
            <w:hideMark/>
          </w:tcPr>
          <w:p w14:paraId="52E36FDD" w14:textId="77777777" w:rsidR="007C76A9" w:rsidRDefault="007C76A9" w:rsidP="002B7085">
            <w:pPr>
              <w:jc w:val="left"/>
              <w:rPr>
                <w:sz w:val="24"/>
                <w:szCs w:val="24"/>
              </w:rPr>
            </w:pPr>
            <w:r>
              <w:rPr>
                <w:rFonts w:hint="eastAsia"/>
                <w:sz w:val="24"/>
              </w:rPr>
              <w:t>文件状态：</w:t>
            </w:r>
          </w:p>
          <w:p w14:paraId="7A475264" w14:textId="77777777" w:rsidR="007C76A9" w:rsidRDefault="007C76A9" w:rsidP="002B7085">
            <w:pPr>
              <w:jc w:val="left"/>
              <w:rPr>
                <w:sz w:val="24"/>
              </w:rPr>
            </w:pPr>
            <w:r>
              <w:rPr>
                <w:sz w:val="24"/>
              </w:rPr>
              <w:t xml:space="preserve">[ </w:t>
            </w:r>
            <w:r>
              <w:rPr>
                <w:rFonts w:hint="eastAsia"/>
                <w:sz w:val="24"/>
              </w:rPr>
              <w:t>√</w:t>
            </w:r>
            <w:r>
              <w:rPr>
                <w:sz w:val="24"/>
              </w:rPr>
              <w:t xml:space="preserve"> ] </w:t>
            </w:r>
            <w:r>
              <w:rPr>
                <w:rFonts w:hint="eastAsia"/>
                <w:sz w:val="24"/>
              </w:rPr>
              <w:t>草稿</w:t>
            </w:r>
          </w:p>
          <w:p w14:paraId="1D30AFC1" w14:textId="77777777" w:rsidR="007C76A9" w:rsidRDefault="007C76A9" w:rsidP="002B7085">
            <w:pPr>
              <w:jc w:val="left"/>
              <w:rPr>
                <w:sz w:val="24"/>
              </w:rPr>
            </w:pPr>
            <w:r>
              <w:rPr>
                <w:sz w:val="24"/>
              </w:rPr>
              <w:t xml:space="preserve">[    ] </w:t>
            </w:r>
            <w:r>
              <w:rPr>
                <w:rFonts w:hint="eastAsia"/>
                <w:sz w:val="24"/>
              </w:rPr>
              <w:t>正式发布</w:t>
            </w:r>
          </w:p>
          <w:p w14:paraId="6FD34877" w14:textId="77777777" w:rsidR="007C76A9" w:rsidRDefault="007C76A9" w:rsidP="002B7085">
            <w:pPr>
              <w:jc w:val="left"/>
              <w:rPr>
                <w:sz w:val="24"/>
              </w:rPr>
            </w:pPr>
            <w:r>
              <w:rPr>
                <w:sz w:val="24"/>
              </w:rPr>
              <w:t xml:space="preserve">[    ] </w:t>
            </w:r>
            <w:r>
              <w:rPr>
                <w:rFonts w:hint="eastAsia"/>
                <w:sz w:val="24"/>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178FF6C4" w14:textId="77777777" w:rsidR="007C76A9" w:rsidRDefault="007C76A9" w:rsidP="002B7085">
            <w:pPr>
              <w:jc w:val="left"/>
              <w:rPr>
                <w:sz w:val="24"/>
              </w:rPr>
            </w:pPr>
            <w:r>
              <w:rPr>
                <w:rFonts w:hint="eastAsia"/>
                <w:sz w:val="24"/>
              </w:rPr>
              <w:t>文件标识：</w:t>
            </w:r>
          </w:p>
        </w:tc>
        <w:tc>
          <w:tcPr>
            <w:tcW w:w="4926" w:type="dxa"/>
            <w:tcBorders>
              <w:top w:val="single" w:sz="4" w:space="0" w:color="auto"/>
              <w:left w:val="single" w:sz="4" w:space="0" w:color="auto"/>
              <w:bottom w:val="single" w:sz="4" w:space="0" w:color="auto"/>
              <w:right w:val="single" w:sz="4" w:space="0" w:color="auto"/>
            </w:tcBorders>
            <w:hideMark/>
          </w:tcPr>
          <w:p w14:paraId="08FA88A9" w14:textId="77777777" w:rsidR="007C76A9" w:rsidRDefault="007C76A9" w:rsidP="002B7085">
            <w:pPr>
              <w:jc w:val="left"/>
              <w:rPr>
                <w:sz w:val="24"/>
              </w:rPr>
            </w:pPr>
            <w:r>
              <w:rPr>
                <w:sz w:val="24"/>
              </w:rPr>
              <w:t>G18-Project Plan</w:t>
            </w:r>
          </w:p>
        </w:tc>
      </w:tr>
      <w:tr w:rsidR="007C76A9" w14:paraId="5C0DB026"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177DD882"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51E79FE2" w14:textId="77777777" w:rsidR="007C76A9" w:rsidRDefault="007C76A9" w:rsidP="002B7085">
            <w:pPr>
              <w:jc w:val="left"/>
              <w:rPr>
                <w:sz w:val="24"/>
              </w:rPr>
            </w:pPr>
            <w:r>
              <w:rPr>
                <w:rFonts w:hint="eastAsia"/>
                <w:sz w:val="24"/>
              </w:rPr>
              <w:t>当前版本：</w:t>
            </w:r>
          </w:p>
        </w:tc>
        <w:tc>
          <w:tcPr>
            <w:tcW w:w="4926" w:type="dxa"/>
            <w:tcBorders>
              <w:top w:val="single" w:sz="4" w:space="0" w:color="auto"/>
              <w:left w:val="single" w:sz="4" w:space="0" w:color="auto"/>
              <w:bottom w:val="single" w:sz="4" w:space="0" w:color="auto"/>
              <w:right w:val="single" w:sz="4" w:space="0" w:color="auto"/>
            </w:tcBorders>
            <w:hideMark/>
          </w:tcPr>
          <w:p w14:paraId="3DED84D5" w14:textId="3EDC3181" w:rsidR="007C76A9" w:rsidRDefault="007C76A9" w:rsidP="002B7085">
            <w:pPr>
              <w:jc w:val="left"/>
              <w:rPr>
                <w:sz w:val="24"/>
              </w:rPr>
            </w:pPr>
            <w:r>
              <w:rPr>
                <w:sz w:val="24"/>
              </w:rPr>
              <w:t>V</w:t>
            </w:r>
            <w:r w:rsidR="00303C07">
              <w:rPr>
                <w:sz w:val="24"/>
              </w:rPr>
              <w:t>1.0.1</w:t>
            </w:r>
          </w:p>
        </w:tc>
      </w:tr>
      <w:tr w:rsidR="007C76A9" w14:paraId="2E0841C5"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142B9AAB"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67D94512" w14:textId="77777777" w:rsidR="007C76A9" w:rsidRDefault="007C76A9" w:rsidP="002B7085">
            <w:pPr>
              <w:jc w:val="left"/>
              <w:rPr>
                <w:sz w:val="24"/>
              </w:rPr>
            </w:pPr>
            <w:r>
              <w:rPr>
                <w:rFonts w:hint="eastAsia"/>
                <w:sz w:val="24"/>
              </w:rPr>
              <w:t>作者：</w:t>
            </w:r>
          </w:p>
        </w:tc>
        <w:tc>
          <w:tcPr>
            <w:tcW w:w="4926" w:type="dxa"/>
            <w:tcBorders>
              <w:top w:val="single" w:sz="4" w:space="0" w:color="auto"/>
              <w:left w:val="single" w:sz="4" w:space="0" w:color="auto"/>
              <w:bottom w:val="single" w:sz="4" w:space="0" w:color="auto"/>
              <w:right w:val="single" w:sz="4" w:space="0" w:color="auto"/>
            </w:tcBorders>
            <w:hideMark/>
          </w:tcPr>
          <w:p w14:paraId="153BB129" w14:textId="1003B813" w:rsidR="007C76A9" w:rsidRDefault="007C76A9" w:rsidP="002B7085">
            <w:pPr>
              <w:jc w:val="left"/>
              <w:rPr>
                <w:rFonts w:cs="Calibri"/>
                <w:sz w:val="24"/>
              </w:rPr>
            </w:pPr>
            <w:r>
              <w:rPr>
                <w:rFonts w:cs="Calibri" w:hint="eastAsia"/>
                <w:sz w:val="24"/>
              </w:rPr>
              <w:t>陈妍蓝、陈遵义、郑巧雁、张琪、宋翼虎</w:t>
            </w:r>
          </w:p>
        </w:tc>
      </w:tr>
      <w:tr w:rsidR="007C76A9" w14:paraId="0F82E32F"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0DCFEE2C"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7CF0CC06" w14:textId="77777777" w:rsidR="007C76A9" w:rsidRDefault="007C76A9" w:rsidP="002B7085">
            <w:pPr>
              <w:jc w:val="left"/>
              <w:rPr>
                <w:rFonts w:cs="Times New Roman"/>
                <w:sz w:val="24"/>
              </w:rPr>
            </w:pPr>
            <w:r>
              <w:rPr>
                <w:rFonts w:hint="eastAsia"/>
                <w:sz w:val="24"/>
              </w:rPr>
              <w:t>完成日期：</w:t>
            </w:r>
          </w:p>
        </w:tc>
        <w:tc>
          <w:tcPr>
            <w:tcW w:w="4926" w:type="dxa"/>
            <w:tcBorders>
              <w:top w:val="single" w:sz="4" w:space="0" w:color="auto"/>
              <w:left w:val="single" w:sz="4" w:space="0" w:color="auto"/>
              <w:bottom w:val="single" w:sz="4" w:space="0" w:color="auto"/>
              <w:right w:val="single" w:sz="4" w:space="0" w:color="auto"/>
            </w:tcBorders>
            <w:hideMark/>
          </w:tcPr>
          <w:p w14:paraId="3CCFEB4E" w14:textId="1BF87B71" w:rsidR="007C76A9" w:rsidRDefault="007C76A9" w:rsidP="002B7085">
            <w:pPr>
              <w:jc w:val="left"/>
              <w:rPr>
                <w:sz w:val="24"/>
              </w:rPr>
            </w:pPr>
            <w:r>
              <w:rPr>
                <w:rFonts w:hint="eastAsia"/>
                <w:sz w:val="24"/>
              </w:rPr>
              <w:t>2018</w:t>
            </w:r>
            <w:r>
              <w:rPr>
                <w:rFonts w:hint="eastAsia"/>
                <w:sz w:val="24"/>
              </w:rPr>
              <w:t>年</w:t>
            </w:r>
            <w:r w:rsidR="00303C07">
              <w:rPr>
                <w:sz w:val="24"/>
              </w:rPr>
              <w:t>12</w:t>
            </w:r>
            <w:r w:rsidR="00303C07">
              <w:rPr>
                <w:rFonts w:hint="eastAsia"/>
                <w:sz w:val="24"/>
              </w:rPr>
              <w:t>月</w:t>
            </w:r>
            <w:r w:rsidR="00303C07">
              <w:rPr>
                <w:rFonts w:hint="eastAsia"/>
                <w:sz w:val="24"/>
              </w:rPr>
              <w:t>1</w:t>
            </w:r>
            <w:r w:rsidR="00303C07">
              <w:rPr>
                <w:sz w:val="24"/>
              </w:rPr>
              <w:t>6</w:t>
            </w:r>
            <w:r w:rsidR="00303C07">
              <w:rPr>
                <w:rFonts w:hint="eastAsia"/>
                <w:sz w:val="24"/>
              </w:rPr>
              <w:t>日</w:t>
            </w:r>
            <w:bookmarkStart w:id="0" w:name="_GoBack"/>
            <w:bookmarkEnd w:id="0"/>
          </w:p>
        </w:tc>
      </w:tr>
    </w:tbl>
    <w:p w14:paraId="2B523F5E" w14:textId="79B9674C" w:rsidR="007C76A9" w:rsidRDefault="007C76A9" w:rsidP="007C76A9">
      <w:pPr>
        <w:jc w:val="center"/>
        <w:rPr>
          <w:b/>
          <w:bCs/>
          <w:sz w:val="28"/>
          <w:szCs w:val="28"/>
        </w:rPr>
      </w:pPr>
    </w:p>
    <w:p w14:paraId="58BCC9DE" w14:textId="5D991BD8" w:rsidR="007C76A9" w:rsidRDefault="007C76A9" w:rsidP="007C76A9">
      <w:pPr>
        <w:jc w:val="center"/>
        <w:rPr>
          <w:b/>
          <w:bCs/>
          <w:sz w:val="28"/>
          <w:szCs w:val="28"/>
        </w:rPr>
      </w:pPr>
    </w:p>
    <w:p w14:paraId="55CE1146" w14:textId="5D79822B" w:rsidR="007C76A9" w:rsidRDefault="007C76A9" w:rsidP="007C76A9">
      <w:pPr>
        <w:jc w:val="center"/>
        <w:rPr>
          <w:b/>
          <w:bCs/>
          <w:sz w:val="28"/>
          <w:szCs w:val="28"/>
        </w:rPr>
      </w:pPr>
    </w:p>
    <w:p w14:paraId="1F00221F" w14:textId="77777777" w:rsidR="007C76A9" w:rsidRDefault="007C76A9" w:rsidP="007C76A9">
      <w:pPr>
        <w:jc w:val="center"/>
        <w:rPr>
          <w:b/>
          <w:sz w:val="36"/>
        </w:rPr>
      </w:pPr>
      <w:r>
        <w:rPr>
          <w:rFonts w:hint="eastAsia"/>
          <w:b/>
          <w:sz w:val="36"/>
        </w:rPr>
        <w:t>版本历史</w:t>
      </w:r>
    </w:p>
    <w:tbl>
      <w:tblPr>
        <w:tblW w:w="8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814"/>
        <w:gridCol w:w="1702"/>
        <w:gridCol w:w="2127"/>
        <w:gridCol w:w="1419"/>
      </w:tblGrid>
      <w:tr w:rsidR="007C76A9" w14:paraId="76A46710" w14:textId="77777777" w:rsidTr="00C54595">
        <w:tc>
          <w:tcPr>
            <w:tcW w:w="1413" w:type="dxa"/>
            <w:tcBorders>
              <w:top w:val="single" w:sz="4" w:space="0" w:color="auto"/>
              <w:left w:val="single" w:sz="4" w:space="0" w:color="auto"/>
              <w:bottom w:val="single" w:sz="4" w:space="0" w:color="auto"/>
              <w:right w:val="single" w:sz="4" w:space="0" w:color="auto"/>
            </w:tcBorders>
            <w:shd w:val="clear" w:color="auto" w:fill="D9D9D9"/>
            <w:hideMark/>
          </w:tcPr>
          <w:p w14:paraId="6329D44E" w14:textId="77777777" w:rsidR="007C76A9" w:rsidRDefault="007C76A9">
            <w:pPr>
              <w:jc w:val="center"/>
              <w:rPr>
                <w:rFonts w:ascii="宋体" w:hAnsi="宋体"/>
                <w:sz w:val="24"/>
              </w:rPr>
            </w:pPr>
            <w:r>
              <w:rPr>
                <w:rFonts w:ascii="宋体" w:hAnsi="宋体" w:hint="eastAsia"/>
                <w:sz w:val="24"/>
              </w:rPr>
              <w:t>版本/状态</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56C29465" w14:textId="77777777" w:rsidR="007C76A9" w:rsidRDefault="007C76A9">
            <w:pPr>
              <w:jc w:val="center"/>
              <w:rPr>
                <w:rFonts w:ascii="宋体" w:hAnsi="宋体"/>
                <w:sz w:val="24"/>
              </w:rPr>
            </w:pPr>
            <w:r>
              <w:rPr>
                <w:rFonts w:ascii="宋体" w:hAnsi="宋体" w:hint="eastAsia"/>
                <w:sz w:val="24"/>
              </w:rPr>
              <w:t>参与者</w:t>
            </w:r>
          </w:p>
        </w:tc>
        <w:tc>
          <w:tcPr>
            <w:tcW w:w="1702" w:type="dxa"/>
            <w:tcBorders>
              <w:top w:val="single" w:sz="4" w:space="0" w:color="auto"/>
              <w:left w:val="single" w:sz="4" w:space="0" w:color="auto"/>
              <w:bottom w:val="single" w:sz="4" w:space="0" w:color="auto"/>
              <w:right w:val="single" w:sz="4" w:space="0" w:color="auto"/>
            </w:tcBorders>
            <w:shd w:val="clear" w:color="auto" w:fill="D9D9D9"/>
            <w:hideMark/>
          </w:tcPr>
          <w:p w14:paraId="01C3BB4A" w14:textId="77777777" w:rsidR="007C76A9" w:rsidRDefault="007C76A9">
            <w:pPr>
              <w:jc w:val="center"/>
              <w:rPr>
                <w:rFonts w:ascii="宋体" w:hAnsi="宋体"/>
                <w:sz w:val="24"/>
              </w:rPr>
            </w:pPr>
            <w:r>
              <w:rPr>
                <w:rFonts w:ascii="宋体" w:hAnsi="宋体" w:hint="eastAsia"/>
                <w:sz w:val="24"/>
              </w:rPr>
              <w:t>起止日期</w:t>
            </w:r>
          </w:p>
        </w:tc>
        <w:tc>
          <w:tcPr>
            <w:tcW w:w="2127" w:type="dxa"/>
            <w:tcBorders>
              <w:top w:val="single" w:sz="4" w:space="0" w:color="auto"/>
              <w:left w:val="single" w:sz="4" w:space="0" w:color="auto"/>
              <w:bottom w:val="single" w:sz="4" w:space="0" w:color="auto"/>
              <w:right w:val="single" w:sz="4" w:space="0" w:color="auto"/>
            </w:tcBorders>
            <w:shd w:val="clear" w:color="auto" w:fill="D9D9D9"/>
            <w:hideMark/>
          </w:tcPr>
          <w:p w14:paraId="4CF4BC21" w14:textId="77777777" w:rsidR="007C76A9" w:rsidRDefault="007C76A9">
            <w:pPr>
              <w:jc w:val="center"/>
              <w:rPr>
                <w:rFonts w:ascii="宋体" w:hAnsi="宋体"/>
                <w:sz w:val="24"/>
              </w:rPr>
            </w:pPr>
            <w:r>
              <w:rPr>
                <w:rFonts w:ascii="宋体" w:hAnsi="宋体" w:hint="eastAsia"/>
                <w:sz w:val="24"/>
              </w:rPr>
              <w:t>备注</w:t>
            </w:r>
          </w:p>
        </w:tc>
        <w:tc>
          <w:tcPr>
            <w:tcW w:w="1419" w:type="dxa"/>
            <w:tcBorders>
              <w:top w:val="single" w:sz="4" w:space="0" w:color="auto"/>
              <w:left w:val="single" w:sz="4" w:space="0" w:color="auto"/>
              <w:bottom w:val="single" w:sz="4" w:space="0" w:color="auto"/>
              <w:right w:val="single" w:sz="4" w:space="0" w:color="auto"/>
            </w:tcBorders>
            <w:shd w:val="clear" w:color="auto" w:fill="D9D9D9"/>
            <w:hideMark/>
          </w:tcPr>
          <w:p w14:paraId="63E22B4F" w14:textId="77777777" w:rsidR="007C76A9" w:rsidRDefault="007C76A9">
            <w:pPr>
              <w:jc w:val="center"/>
              <w:rPr>
                <w:rFonts w:ascii="宋体" w:hAnsi="宋体"/>
                <w:sz w:val="24"/>
              </w:rPr>
            </w:pPr>
            <w:r>
              <w:rPr>
                <w:rFonts w:ascii="宋体" w:hAnsi="宋体" w:hint="eastAsia"/>
                <w:sz w:val="24"/>
              </w:rPr>
              <w:t>审核人</w:t>
            </w:r>
          </w:p>
        </w:tc>
      </w:tr>
      <w:tr w:rsidR="007C76A9" w14:paraId="04A49D3A" w14:textId="77777777" w:rsidTr="00C54595">
        <w:tc>
          <w:tcPr>
            <w:tcW w:w="1413" w:type="dxa"/>
            <w:tcBorders>
              <w:top w:val="single" w:sz="4" w:space="0" w:color="auto"/>
              <w:left w:val="single" w:sz="4" w:space="0" w:color="auto"/>
              <w:bottom w:val="single" w:sz="4" w:space="0" w:color="auto"/>
              <w:right w:val="single" w:sz="4" w:space="0" w:color="auto"/>
            </w:tcBorders>
            <w:hideMark/>
          </w:tcPr>
          <w:p w14:paraId="1C12CA33" w14:textId="5F18DF8E" w:rsidR="007C76A9" w:rsidRDefault="007C76A9">
            <w:pPr>
              <w:jc w:val="left"/>
              <w:rPr>
                <w:rFonts w:ascii="宋体" w:hAnsi="宋体"/>
                <w:sz w:val="24"/>
              </w:rPr>
            </w:pPr>
            <w:r>
              <w:rPr>
                <w:rFonts w:ascii="宋体" w:hAnsi="宋体" w:hint="eastAsia"/>
                <w:sz w:val="24"/>
              </w:rPr>
              <w:t>V0.1</w:t>
            </w:r>
            <w:r w:rsidR="00207D04">
              <w:rPr>
                <w:rFonts w:ascii="宋体" w:hAnsi="宋体" w:hint="eastAsia"/>
                <w:sz w:val="24"/>
              </w:rPr>
              <w:t>.</w:t>
            </w:r>
            <w:r w:rsidR="00207D04">
              <w:rPr>
                <w:rFonts w:ascii="宋体" w:hAnsi="宋体"/>
                <w:sz w:val="24"/>
              </w:rPr>
              <w:t>0</w:t>
            </w:r>
          </w:p>
        </w:tc>
        <w:tc>
          <w:tcPr>
            <w:tcW w:w="1814" w:type="dxa"/>
            <w:tcBorders>
              <w:top w:val="single" w:sz="4" w:space="0" w:color="auto"/>
              <w:left w:val="single" w:sz="4" w:space="0" w:color="auto"/>
              <w:bottom w:val="single" w:sz="4" w:space="0" w:color="auto"/>
              <w:right w:val="single" w:sz="4" w:space="0" w:color="auto"/>
            </w:tcBorders>
            <w:hideMark/>
          </w:tcPr>
          <w:p w14:paraId="17E3C3E5" w14:textId="10A8D116" w:rsidR="007C76A9" w:rsidRDefault="007C76A9">
            <w:pPr>
              <w:jc w:val="left"/>
              <w:rPr>
                <w:rFonts w:ascii="宋体" w:hAnsi="宋体"/>
                <w:sz w:val="24"/>
              </w:rPr>
            </w:pPr>
            <w:r>
              <w:rPr>
                <w:rFonts w:ascii="宋体" w:hAnsi="宋体" w:hint="eastAsia"/>
                <w:sz w:val="24"/>
              </w:rPr>
              <w:t>陈遵义、陈妍蓝</w:t>
            </w:r>
          </w:p>
        </w:tc>
        <w:tc>
          <w:tcPr>
            <w:tcW w:w="1702" w:type="dxa"/>
            <w:tcBorders>
              <w:top w:val="single" w:sz="4" w:space="0" w:color="auto"/>
              <w:left w:val="single" w:sz="4" w:space="0" w:color="auto"/>
              <w:bottom w:val="single" w:sz="4" w:space="0" w:color="auto"/>
              <w:right w:val="single" w:sz="4" w:space="0" w:color="auto"/>
            </w:tcBorders>
            <w:hideMark/>
          </w:tcPr>
          <w:p w14:paraId="17DEF8F8" w14:textId="48767EC7" w:rsidR="007C76A9" w:rsidRDefault="007C76A9">
            <w:pPr>
              <w:jc w:val="left"/>
              <w:rPr>
                <w:rFonts w:ascii="宋体" w:hAnsi="宋体"/>
                <w:sz w:val="24"/>
              </w:rPr>
            </w:pPr>
            <w:r>
              <w:rPr>
                <w:rFonts w:ascii="宋体" w:hAnsi="宋体" w:hint="eastAsia"/>
                <w:sz w:val="24"/>
              </w:rPr>
              <w:t>2018年9月29日</w:t>
            </w:r>
          </w:p>
        </w:tc>
        <w:tc>
          <w:tcPr>
            <w:tcW w:w="2127" w:type="dxa"/>
            <w:tcBorders>
              <w:top w:val="single" w:sz="4" w:space="0" w:color="auto"/>
              <w:left w:val="single" w:sz="4" w:space="0" w:color="auto"/>
              <w:bottom w:val="single" w:sz="4" w:space="0" w:color="auto"/>
              <w:right w:val="single" w:sz="4" w:space="0" w:color="auto"/>
            </w:tcBorders>
            <w:hideMark/>
          </w:tcPr>
          <w:p w14:paraId="6001EE3A" w14:textId="77777777" w:rsidR="007C76A9" w:rsidRDefault="007C76A9">
            <w:pPr>
              <w:jc w:val="left"/>
              <w:rPr>
                <w:rFonts w:ascii="宋体" w:hAnsi="宋体"/>
                <w:sz w:val="24"/>
              </w:rPr>
            </w:pPr>
            <w:r>
              <w:rPr>
                <w:rFonts w:ascii="宋体" w:hAnsi="宋体" w:hint="eastAsia"/>
                <w:sz w:val="24"/>
              </w:rPr>
              <w:t>需求工程计划的初步编写</w:t>
            </w:r>
          </w:p>
        </w:tc>
        <w:tc>
          <w:tcPr>
            <w:tcW w:w="1419" w:type="dxa"/>
            <w:tcBorders>
              <w:top w:val="single" w:sz="4" w:space="0" w:color="auto"/>
              <w:left w:val="single" w:sz="4" w:space="0" w:color="auto"/>
              <w:bottom w:val="single" w:sz="4" w:space="0" w:color="auto"/>
              <w:right w:val="single" w:sz="4" w:space="0" w:color="auto"/>
            </w:tcBorders>
            <w:hideMark/>
          </w:tcPr>
          <w:p w14:paraId="451D0063" w14:textId="2143F0EF" w:rsidR="007C76A9" w:rsidRDefault="007C76A9">
            <w:pPr>
              <w:jc w:val="left"/>
              <w:rPr>
                <w:rFonts w:ascii="宋体" w:hAnsi="宋体"/>
                <w:sz w:val="24"/>
              </w:rPr>
            </w:pPr>
            <w:r>
              <w:rPr>
                <w:rFonts w:ascii="宋体" w:hAnsi="宋体" w:hint="eastAsia"/>
                <w:sz w:val="24"/>
              </w:rPr>
              <w:t>陈妍蓝</w:t>
            </w:r>
          </w:p>
        </w:tc>
      </w:tr>
      <w:tr w:rsidR="00443840" w14:paraId="218ED09C" w14:textId="77777777" w:rsidTr="00C54595">
        <w:tc>
          <w:tcPr>
            <w:tcW w:w="1413" w:type="dxa"/>
            <w:tcBorders>
              <w:top w:val="single" w:sz="4" w:space="0" w:color="auto"/>
              <w:left w:val="single" w:sz="4" w:space="0" w:color="auto"/>
              <w:bottom w:val="single" w:sz="4" w:space="0" w:color="auto"/>
              <w:right w:val="single" w:sz="4" w:space="0" w:color="auto"/>
            </w:tcBorders>
          </w:tcPr>
          <w:p w14:paraId="5501E230" w14:textId="2A26632A" w:rsidR="00443840" w:rsidRDefault="00443840">
            <w:pPr>
              <w:jc w:val="left"/>
              <w:rPr>
                <w:rFonts w:ascii="宋体" w:hAnsi="宋体"/>
                <w:sz w:val="24"/>
              </w:rPr>
            </w:pPr>
            <w:r>
              <w:rPr>
                <w:rFonts w:ascii="宋体" w:hAnsi="宋体" w:hint="eastAsia"/>
                <w:sz w:val="24"/>
              </w:rPr>
              <w:t>V</w:t>
            </w:r>
            <w:r>
              <w:rPr>
                <w:rFonts w:ascii="宋体" w:hAnsi="宋体"/>
                <w:sz w:val="24"/>
              </w:rPr>
              <w:t>0.2</w:t>
            </w:r>
            <w:r w:rsidR="00207D04">
              <w:rPr>
                <w:rFonts w:ascii="宋体" w:hAnsi="宋体"/>
                <w:sz w:val="24"/>
              </w:rPr>
              <w:t>.0</w:t>
            </w:r>
          </w:p>
        </w:tc>
        <w:tc>
          <w:tcPr>
            <w:tcW w:w="1814" w:type="dxa"/>
            <w:tcBorders>
              <w:top w:val="single" w:sz="4" w:space="0" w:color="auto"/>
              <w:left w:val="single" w:sz="4" w:space="0" w:color="auto"/>
              <w:bottom w:val="single" w:sz="4" w:space="0" w:color="auto"/>
              <w:right w:val="single" w:sz="4" w:space="0" w:color="auto"/>
            </w:tcBorders>
          </w:tcPr>
          <w:p w14:paraId="444F2234" w14:textId="5DAB9DA6" w:rsidR="00443840" w:rsidRDefault="00443840">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2AE00BC5" w14:textId="71D66A7A" w:rsidR="00443840" w:rsidRDefault="00443840">
            <w:pPr>
              <w:jc w:val="left"/>
              <w:rPr>
                <w:rFonts w:ascii="宋体" w:hAnsi="宋体"/>
                <w:sz w:val="24"/>
              </w:rPr>
            </w:pPr>
            <w:r>
              <w:rPr>
                <w:rFonts w:ascii="宋体" w:hAnsi="宋体" w:hint="eastAsia"/>
                <w:sz w:val="24"/>
              </w:rPr>
              <w:t>2018年10月</w:t>
            </w:r>
            <w:r w:rsidR="00B21814">
              <w:rPr>
                <w:rFonts w:ascii="宋体" w:hAnsi="宋体"/>
                <w:sz w:val="24"/>
              </w:rPr>
              <w:t>7</w:t>
            </w:r>
            <w:r>
              <w:rPr>
                <w:rFonts w:ascii="宋体" w:hAnsi="宋体" w:hint="eastAsia"/>
                <w:sz w:val="24"/>
              </w:rPr>
              <w:t>日</w:t>
            </w:r>
          </w:p>
        </w:tc>
        <w:tc>
          <w:tcPr>
            <w:tcW w:w="2127" w:type="dxa"/>
            <w:tcBorders>
              <w:top w:val="single" w:sz="4" w:space="0" w:color="auto"/>
              <w:left w:val="single" w:sz="4" w:space="0" w:color="auto"/>
              <w:bottom w:val="single" w:sz="4" w:space="0" w:color="auto"/>
              <w:right w:val="single" w:sz="4" w:space="0" w:color="auto"/>
            </w:tcBorders>
          </w:tcPr>
          <w:p w14:paraId="7030471A" w14:textId="7A970B84" w:rsidR="00443840" w:rsidRDefault="00443840">
            <w:pPr>
              <w:jc w:val="left"/>
              <w:rPr>
                <w:rFonts w:ascii="宋体" w:hAnsi="宋体"/>
                <w:sz w:val="24"/>
              </w:rPr>
            </w:pPr>
            <w:r>
              <w:rPr>
                <w:rFonts w:ascii="宋体" w:hAnsi="宋体" w:hint="eastAsia"/>
                <w:sz w:val="24"/>
              </w:rPr>
              <w:t>需求工程计划的修改</w:t>
            </w:r>
          </w:p>
        </w:tc>
        <w:tc>
          <w:tcPr>
            <w:tcW w:w="1419" w:type="dxa"/>
            <w:tcBorders>
              <w:top w:val="single" w:sz="4" w:space="0" w:color="auto"/>
              <w:left w:val="single" w:sz="4" w:space="0" w:color="auto"/>
              <w:bottom w:val="single" w:sz="4" w:space="0" w:color="auto"/>
              <w:right w:val="single" w:sz="4" w:space="0" w:color="auto"/>
            </w:tcBorders>
          </w:tcPr>
          <w:p w14:paraId="072495AD" w14:textId="5ACB83FF" w:rsidR="00443840" w:rsidRDefault="00443840">
            <w:pPr>
              <w:jc w:val="left"/>
              <w:rPr>
                <w:rFonts w:ascii="宋体" w:hAnsi="宋体"/>
                <w:sz w:val="24"/>
              </w:rPr>
            </w:pPr>
            <w:r>
              <w:rPr>
                <w:rFonts w:ascii="宋体" w:hAnsi="宋体" w:hint="eastAsia"/>
                <w:sz w:val="24"/>
              </w:rPr>
              <w:t>G</w:t>
            </w:r>
            <w:r>
              <w:rPr>
                <w:rFonts w:ascii="宋体" w:hAnsi="宋体"/>
                <w:sz w:val="24"/>
              </w:rPr>
              <w:t>18</w:t>
            </w:r>
          </w:p>
        </w:tc>
      </w:tr>
      <w:tr w:rsidR="00B21814" w14:paraId="13AA9E3D" w14:textId="77777777" w:rsidTr="00C54595">
        <w:tc>
          <w:tcPr>
            <w:tcW w:w="1413" w:type="dxa"/>
            <w:tcBorders>
              <w:top w:val="single" w:sz="4" w:space="0" w:color="auto"/>
              <w:left w:val="single" w:sz="4" w:space="0" w:color="auto"/>
              <w:bottom w:val="single" w:sz="4" w:space="0" w:color="auto"/>
              <w:right w:val="single" w:sz="4" w:space="0" w:color="auto"/>
            </w:tcBorders>
          </w:tcPr>
          <w:p w14:paraId="0E892F69" w14:textId="5DCCE11A" w:rsidR="00B21814" w:rsidRDefault="00B21814">
            <w:pPr>
              <w:jc w:val="left"/>
              <w:rPr>
                <w:rFonts w:ascii="宋体" w:hAnsi="宋体"/>
                <w:sz w:val="24"/>
              </w:rPr>
            </w:pPr>
            <w:r>
              <w:rPr>
                <w:rFonts w:ascii="宋体" w:hAnsi="宋体"/>
                <w:sz w:val="24"/>
              </w:rPr>
              <w:t>V</w:t>
            </w:r>
            <w:r>
              <w:rPr>
                <w:rFonts w:ascii="宋体" w:hAnsi="宋体" w:hint="eastAsia"/>
                <w:sz w:val="24"/>
              </w:rPr>
              <w:t>0.</w:t>
            </w:r>
            <w:r w:rsidR="00207D04">
              <w:rPr>
                <w:rFonts w:ascii="宋体" w:hAnsi="宋体"/>
                <w:sz w:val="24"/>
              </w:rPr>
              <w:t>2.1</w:t>
            </w:r>
          </w:p>
        </w:tc>
        <w:tc>
          <w:tcPr>
            <w:tcW w:w="1814" w:type="dxa"/>
            <w:tcBorders>
              <w:top w:val="single" w:sz="4" w:space="0" w:color="auto"/>
              <w:left w:val="single" w:sz="4" w:space="0" w:color="auto"/>
              <w:bottom w:val="single" w:sz="4" w:space="0" w:color="auto"/>
              <w:right w:val="single" w:sz="4" w:space="0" w:color="auto"/>
            </w:tcBorders>
          </w:tcPr>
          <w:p w14:paraId="3FEC8159" w14:textId="3C1ACFEF" w:rsidR="00B21814" w:rsidRDefault="00B21814">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6F2B01A1" w14:textId="44BD5ED3" w:rsidR="00B21814" w:rsidRDefault="00B21814">
            <w:pPr>
              <w:jc w:val="left"/>
              <w:rPr>
                <w:rFonts w:ascii="宋体" w:hAnsi="宋体"/>
                <w:sz w:val="24"/>
              </w:rPr>
            </w:pPr>
            <w:r>
              <w:rPr>
                <w:rFonts w:ascii="宋体" w:hAnsi="宋体" w:hint="eastAsia"/>
                <w:sz w:val="24"/>
              </w:rPr>
              <w:t>2018年10月</w:t>
            </w:r>
            <w:r>
              <w:rPr>
                <w:rFonts w:ascii="宋体" w:hAnsi="宋体"/>
                <w:sz w:val="24"/>
              </w:rPr>
              <w:t>21</w:t>
            </w:r>
            <w:r>
              <w:rPr>
                <w:rFonts w:ascii="宋体" w:hAnsi="宋体" w:hint="eastAsia"/>
                <w:sz w:val="24"/>
              </w:rPr>
              <w:t>日</w:t>
            </w:r>
          </w:p>
        </w:tc>
        <w:tc>
          <w:tcPr>
            <w:tcW w:w="2127" w:type="dxa"/>
            <w:tcBorders>
              <w:top w:val="single" w:sz="4" w:space="0" w:color="auto"/>
              <w:left w:val="single" w:sz="4" w:space="0" w:color="auto"/>
              <w:bottom w:val="single" w:sz="4" w:space="0" w:color="auto"/>
              <w:right w:val="single" w:sz="4" w:space="0" w:color="auto"/>
            </w:tcBorders>
          </w:tcPr>
          <w:p w14:paraId="5FEA7692" w14:textId="4E18471C" w:rsidR="00B21814" w:rsidRDefault="00B21814">
            <w:pPr>
              <w:jc w:val="left"/>
              <w:rPr>
                <w:rFonts w:ascii="宋体" w:hAnsi="宋体"/>
                <w:sz w:val="24"/>
              </w:rPr>
            </w:pPr>
            <w:r>
              <w:rPr>
                <w:rFonts w:ascii="宋体" w:hAnsi="宋体" w:hint="eastAsia"/>
                <w:sz w:val="24"/>
              </w:rPr>
              <w:t>需求工程计划的修改</w:t>
            </w:r>
          </w:p>
        </w:tc>
        <w:tc>
          <w:tcPr>
            <w:tcW w:w="1419" w:type="dxa"/>
            <w:tcBorders>
              <w:top w:val="single" w:sz="4" w:space="0" w:color="auto"/>
              <w:left w:val="single" w:sz="4" w:space="0" w:color="auto"/>
              <w:bottom w:val="single" w:sz="4" w:space="0" w:color="auto"/>
              <w:right w:val="single" w:sz="4" w:space="0" w:color="auto"/>
            </w:tcBorders>
          </w:tcPr>
          <w:p w14:paraId="40D3AD42" w14:textId="484166B9" w:rsidR="00B21814" w:rsidRDefault="00B21814">
            <w:pPr>
              <w:jc w:val="left"/>
              <w:rPr>
                <w:rFonts w:ascii="宋体" w:hAnsi="宋体"/>
                <w:sz w:val="24"/>
              </w:rPr>
            </w:pPr>
            <w:r>
              <w:rPr>
                <w:rFonts w:ascii="宋体" w:hAnsi="宋体" w:hint="eastAsia"/>
                <w:sz w:val="24"/>
              </w:rPr>
              <w:t>G</w:t>
            </w:r>
            <w:r>
              <w:rPr>
                <w:rFonts w:ascii="宋体" w:hAnsi="宋体"/>
                <w:sz w:val="24"/>
              </w:rPr>
              <w:t>18</w:t>
            </w:r>
          </w:p>
        </w:tc>
      </w:tr>
      <w:tr w:rsidR="006A72E2" w14:paraId="0CE23ED6" w14:textId="77777777" w:rsidTr="00C54595">
        <w:tc>
          <w:tcPr>
            <w:tcW w:w="1413" w:type="dxa"/>
            <w:tcBorders>
              <w:top w:val="single" w:sz="4" w:space="0" w:color="auto"/>
              <w:left w:val="single" w:sz="4" w:space="0" w:color="auto"/>
              <w:bottom w:val="single" w:sz="4" w:space="0" w:color="auto"/>
              <w:right w:val="single" w:sz="4" w:space="0" w:color="auto"/>
            </w:tcBorders>
          </w:tcPr>
          <w:p w14:paraId="2839313C" w14:textId="53BBE346" w:rsidR="006A72E2" w:rsidRDefault="006A72E2">
            <w:pPr>
              <w:jc w:val="left"/>
              <w:rPr>
                <w:rFonts w:ascii="宋体" w:hAnsi="宋体"/>
                <w:sz w:val="24"/>
              </w:rPr>
            </w:pPr>
            <w:r>
              <w:rPr>
                <w:rFonts w:ascii="宋体" w:hAnsi="宋体" w:hint="eastAsia"/>
                <w:sz w:val="24"/>
              </w:rPr>
              <w:t>V</w:t>
            </w:r>
            <w:r>
              <w:rPr>
                <w:rFonts w:ascii="宋体" w:hAnsi="宋体"/>
                <w:sz w:val="24"/>
              </w:rPr>
              <w:t>0.</w:t>
            </w:r>
            <w:r w:rsidR="00207D04">
              <w:rPr>
                <w:rFonts w:ascii="宋体" w:hAnsi="宋体"/>
                <w:sz w:val="24"/>
              </w:rPr>
              <w:t>2.2</w:t>
            </w:r>
          </w:p>
        </w:tc>
        <w:tc>
          <w:tcPr>
            <w:tcW w:w="1814" w:type="dxa"/>
            <w:tcBorders>
              <w:top w:val="single" w:sz="4" w:space="0" w:color="auto"/>
              <w:left w:val="single" w:sz="4" w:space="0" w:color="auto"/>
              <w:bottom w:val="single" w:sz="4" w:space="0" w:color="auto"/>
              <w:right w:val="single" w:sz="4" w:space="0" w:color="auto"/>
            </w:tcBorders>
          </w:tcPr>
          <w:p w14:paraId="35228325" w14:textId="6D4077C1" w:rsidR="006A72E2" w:rsidRDefault="006A72E2">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080DECB3" w14:textId="14BC6D3D" w:rsidR="006A72E2" w:rsidRDefault="006A72E2">
            <w:pPr>
              <w:jc w:val="left"/>
              <w:rPr>
                <w:rFonts w:ascii="宋体" w:hAnsi="宋体"/>
                <w:sz w:val="24"/>
              </w:rPr>
            </w:pPr>
            <w:r>
              <w:rPr>
                <w:rFonts w:ascii="宋体" w:hAnsi="宋体" w:hint="eastAsia"/>
                <w:sz w:val="24"/>
              </w:rPr>
              <w:t>2018年10月28日</w:t>
            </w:r>
          </w:p>
        </w:tc>
        <w:tc>
          <w:tcPr>
            <w:tcW w:w="2127" w:type="dxa"/>
            <w:tcBorders>
              <w:top w:val="single" w:sz="4" w:space="0" w:color="auto"/>
              <w:left w:val="single" w:sz="4" w:space="0" w:color="auto"/>
              <w:bottom w:val="single" w:sz="4" w:space="0" w:color="auto"/>
              <w:right w:val="single" w:sz="4" w:space="0" w:color="auto"/>
            </w:tcBorders>
          </w:tcPr>
          <w:p w14:paraId="193E42BB" w14:textId="0C261437" w:rsidR="006A72E2" w:rsidRDefault="006A72E2">
            <w:pPr>
              <w:jc w:val="left"/>
              <w:rPr>
                <w:rFonts w:ascii="宋体" w:hAnsi="宋体"/>
                <w:sz w:val="24"/>
              </w:rPr>
            </w:pPr>
            <w:proofErr w:type="spellStart"/>
            <w:r>
              <w:rPr>
                <w:rFonts w:ascii="宋体" w:hAnsi="宋体"/>
                <w:sz w:val="24"/>
              </w:rPr>
              <w:t>Wbs,obs</w:t>
            </w:r>
            <w:proofErr w:type="spellEnd"/>
            <w:r>
              <w:rPr>
                <w:rFonts w:ascii="宋体" w:hAnsi="宋体"/>
                <w:sz w:val="24"/>
              </w:rPr>
              <w:t xml:space="preserve"> </w:t>
            </w:r>
            <w:r>
              <w:rPr>
                <w:rFonts w:ascii="宋体" w:hAnsi="宋体" w:hint="eastAsia"/>
                <w:sz w:val="24"/>
              </w:rPr>
              <w:t>图，甘特图的修改</w:t>
            </w:r>
          </w:p>
        </w:tc>
        <w:tc>
          <w:tcPr>
            <w:tcW w:w="1419" w:type="dxa"/>
            <w:tcBorders>
              <w:top w:val="single" w:sz="4" w:space="0" w:color="auto"/>
              <w:left w:val="single" w:sz="4" w:space="0" w:color="auto"/>
              <w:bottom w:val="single" w:sz="4" w:space="0" w:color="auto"/>
              <w:right w:val="single" w:sz="4" w:space="0" w:color="auto"/>
            </w:tcBorders>
          </w:tcPr>
          <w:p w14:paraId="0492C027" w14:textId="59362C7F" w:rsidR="006A72E2" w:rsidRDefault="006A72E2">
            <w:pPr>
              <w:jc w:val="left"/>
              <w:rPr>
                <w:rFonts w:ascii="宋体" w:hAnsi="宋体"/>
                <w:sz w:val="24"/>
              </w:rPr>
            </w:pPr>
            <w:r>
              <w:rPr>
                <w:rFonts w:ascii="宋体" w:hAnsi="宋体" w:hint="eastAsia"/>
                <w:sz w:val="24"/>
              </w:rPr>
              <w:t>G</w:t>
            </w:r>
            <w:r>
              <w:rPr>
                <w:rFonts w:ascii="宋体" w:hAnsi="宋体"/>
                <w:sz w:val="24"/>
              </w:rPr>
              <w:t>18</w:t>
            </w:r>
          </w:p>
        </w:tc>
      </w:tr>
      <w:tr w:rsidR="009952C2" w14:paraId="2BCC5DB5" w14:textId="77777777" w:rsidTr="00C54595">
        <w:tc>
          <w:tcPr>
            <w:tcW w:w="1413" w:type="dxa"/>
            <w:tcBorders>
              <w:top w:val="single" w:sz="4" w:space="0" w:color="auto"/>
              <w:left w:val="single" w:sz="4" w:space="0" w:color="auto"/>
              <w:bottom w:val="single" w:sz="4" w:space="0" w:color="auto"/>
              <w:right w:val="single" w:sz="4" w:space="0" w:color="auto"/>
            </w:tcBorders>
          </w:tcPr>
          <w:p w14:paraId="21BBF633" w14:textId="0B0BB17A" w:rsidR="009952C2" w:rsidRDefault="009952C2">
            <w:pPr>
              <w:jc w:val="left"/>
              <w:rPr>
                <w:rFonts w:ascii="宋体" w:hAnsi="宋体"/>
                <w:sz w:val="24"/>
              </w:rPr>
            </w:pPr>
            <w:r>
              <w:rPr>
                <w:rFonts w:ascii="宋体" w:hAnsi="宋体" w:hint="eastAsia"/>
                <w:sz w:val="24"/>
              </w:rPr>
              <w:t>V</w:t>
            </w:r>
            <w:r>
              <w:rPr>
                <w:rFonts w:ascii="宋体" w:hAnsi="宋体"/>
                <w:sz w:val="24"/>
              </w:rPr>
              <w:t>0.</w:t>
            </w:r>
            <w:r w:rsidR="00207D04">
              <w:rPr>
                <w:rFonts w:ascii="宋体" w:hAnsi="宋体"/>
                <w:sz w:val="24"/>
              </w:rPr>
              <w:t>2.3</w:t>
            </w:r>
          </w:p>
        </w:tc>
        <w:tc>
          <w:tcPr>
            <w:tcW w:w="1814" w:type="dxa"/>
            <w:tcBorders>
              <w:top w:val="single" w:sz="4" w:space="0" w:color="auto"/>
              <w:left w:val="single" w:sz="4" w:space="0" w:color="auto"/>
              <w:bottom w:val="single" w:sz="4" w:space="0" w:color="auto"/>
              <w:right w:val="single" w:sz="4" w:space="0" w:color="auto"/>
            </w:tcBorders>
          </w:tcPr>
          <w:p w14:paraId="42E0C7E9" w14:textId="6D6417C5" w:rsidR="009952C2" w:rsidRDefault="009952C2">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44621720" w14:textId="73373AD7" w:rsidR="009952C2" w:rsidRDefault="009952C2">
            <w:pPr>
              <w:jc w:val="left"/>
              <w:rPr>
                <w:rFonts w:ascii="宋体" w:hAnsi="宋体"/>
                <w:sz w:val="24"/>
              </w:rPr>
            </w:pPr>
            <w:r>
              <w:rPr>
                <w:rFonts w:ascii="宋体" w:hAnsi="宋体" w:hint="eastAsia"/>
                <w:sz w:val="24"/>
              </w:rPr>
              <w:t>2018年11月</w:t>
            </w:r>
            <w:r w:rsidR="00CE62AD">
              <w:rPr>
                <w:rFonts w:ascii="宋体" w:hAnsi="宋体"/>
                <w:sz w:val="24"/>
              </w:rPr>
              <w:t>4</w:t>
            </w:r>
            <w:r>
              <w:rPr>
                <w:rFonts w:ascii="宋体" w:hAnsi="宋体" w:hint="eastAsia"/>
                <w:sz w:val="24"/>
              </w:rPr>
              <w:t>日</w:t>
            </w:r>
          </w:p>
        </w:tc>
        <w:tc>
          <w:tcPr>
            <w:tcW w:w="2127" w:type="dxa"/>
            <w:tcBorders>
              <w:top w:val="single" w:sz="4" w:space="0" w:color="auto"/>
              <w:left w:val="single" w:sz="4" w:space="0" w:color="auto"/>
              <w:bottom w:val="single" w:sz="4" w:space="0" w:color="auto"/>
              <w:right w:val="single" w:sz="4" w:space="0" w:color="auto"/>
            </w:tcBorders>
          </w:tcPr>
          <w:p w14:paraId="021E0C88" w14:textId="70DA18B9" w:rsidR="009952C2" w:rsidRDefault="00BC3A2C">
            <w:pPr>
              <w:jc w:val="left"/>
              <w:rPr>
                <w:rFonts w:ascii="宋体" w:hAnsi="宋体"/>
                <w:sz w:val="24"/>
              </w:rPr>
            </w:pPr>
            <w:r>
              <w:rPr>
                <w:rFonts w:ascii="宋体" w:hAnsi="宋体" w:hint="eastAsia"/>
                <w:sz w:val="24"/>
              </w:rPr>
              <w:t>成本管理</w:t>
            </w:r>
            <w:proofErr w:type="gramStart"/>
            <w:r>
              <w:rPr>
                <w:rFonts w:ascii="宋体" w:hAnsi="宋体" w:hint="eastAsia"/>
                <w:sz w:val="24"/>
              </w:rPr>
              <w:t>子</w:t>
            </w:r>
            <w:r w:rsidR="00715DB4">
              <w:rPr>
                <w:rFonts w:ascii="宋体" w:hAnsi="宋体" w:hint="eastAsia"/>
                <w:sz w:val="24"/>
              </w:rPr>
              <w:t>计划</w:t>
            </w:r>
            <w:proofErr w:type="gramEnd"/>
            <w:r w:rsidR="00715DB4">
              <w:rPr>
                <w:rFonts w:ascii="宋体" w:hAnsi="宋体" w:hint="eastAsia"/>
                <w:sz w:val="24"/>
              </w:rPr>
              <w:t>的修改</w:t>
            </w:r>
          </w:p>
        </w:tc>
        <w:tc>
          <w:tcPr>
            <w:tcW w:w="1419" w:type="dxa"/>
            <w:tcBorders>
              <w:top w:val="single" w:sz="4" w:space="0" w:color="auto"/>
              <w:left w:val="single" w:sz="4" w:space="0" w:color="auto"/>
              <w:bottom w:val="single" w:sz="4" w:space="0" w:color="auto"/>
              <w:right w:val="single" w:sz="4" w:space="0" w:color="auto"/>
            </w:tcBorders>
          </w:tcPr>
          <w:p w14:paraId="55D37214" w14:textId="45BBB3B6" w:rsidR="009952C2" w:rsidRDefault="00715DB4">
            <w:pPr>
              <w:jc w:val="left"/>
              <w:rPr>
                <w:rFonts w:ascii="宋体" w:hAnsi="宋体"/>
                <w:sz w:val="24"/>
              </w:rPr>
            </w:pPr>
            <w:r>
              <w:rPr>
                <w:rFonts w:ascii="宋体" w:hAnsi="宋体" w:hint="eastAsia"/>
                <w:sz w:val="24"/>
              </w:rPr>
              <w:t>G</w:t>
            </w:r>
            <w:r>
              <w:rPr>
                <w:rFonts w:ascii="宋体" w:hAnsi="宋体"/>
                <w:sz w:val="24"/>
              </w:rPr>
              <w:t>18</w:t>
            </w:r>
          </w:p>
        </w:tc>
      </w:tr>
      <w:tr w:rsidR="00C54595" w14:paraId="7BC8757A" w14:textId="77777777" w:rsidTr="009A298E">
        <w:tc>
          <w:tcPr>
            <w:tcW w:w="1413" w:type="dxa"/>
            <w:tcBorders>
              <w:top w:val="single" w:sz="4" w:space="0" w:color="auto"/>
              <w:left w:val="single" w:sz="4" w:space="0" w:color="auto"/>
              <w:bottom w:val="single" w:sz="4" w:space="0" w:color="auto"/>
              <w:right w:val="single" w:sz="4" w:space="0" w:color="auto"/>
            </w:tcBorders>
          </w:tcPr>
          <w:p w14:paraId="555DA607" w14:textId="479CBB88" w:rsidR="00C54595" w:rsidRDefault="00C54595" w:rsidP="009A298E">
            <w:pPr>
              <w:jc w:val="left"/>
              <w:rPr>
                <w:rFonts w:ascii="宋体" w:hAnsi="宋体"/>
                <w:sz w:val="24"/>
              </w:rPr>
            </w:pPr>
            <w:r>
              <w:rPr>
                <w:rFonts w:ascii="宋体" w:hAnsi="宋体" w:hint="eastAsia"/>
                <w:sz w:val="24"/>
              </w:rPr>
              <w:t>V0.</w:t>
            </w:r>
            <w:r w:rsidR="00207D04">
              <w:rPr>
                <w:rFonts w:ascii="宋体" w:hAnsi="宋体"/>
                <w:sz w:val="24"/>
              </w:rPr>
              <w:t>2.4</w:t>
            </w:r>
          </w:p>
        </w:tc>
        <w:tc>
          <w:tcPr>
            <w:tcW w:w="1814" w:type="dxa"/>
            <w:tcBorders>
              <w:top w:val="single" w:sz="4" w:space="0" w:color="auto"/>
              <w:left w:val="single" w:sz="4" w:space="0" w:color="auto"/>
              <w:bottom w:val="single" w:sz="4" w:space="0" w:color="auto"/>
              <w:right w:val="single" w:sz="4" w:space="0" w:color="auto"/>
            </w:tcBorders>
          </w:tcPr>
          <w:p w14:paraId="04B746D1" w14:textId="77777777" w:rsidR="00C54595" w:rsidRDefault="00C54595" w:rsidP="009A298E">
            <w:pPr>
              <w:jc w:val="left"/>
              <w:rPr>
                <w:rFonts w:ascii="宋体" w:hAnsi="宋体"/>
                <w:sz w:val="24"/>
              </w:rPr>
            </w:pPr>
            <w:r>
              <w:rPr>
                <w:rFonts w:ascii="宋体" w:hAnsi="宋体" w:hint="eastAsia"/>
                <w:sz w:val="24"/>
              </w:rPr>
              <w:t>郑巧雁</w:t>
            </w:r>
          </w:p>
        </w:tc>
        <w:tc>
          <w:tcPr>
            <w:tcW w:w="1702" w:type="dxa"/>
            <w:tcBorders>
              <w:top w:val="single" w:sz="4" w:space="0" w:color="auto"/>
              <w:left w:val="single" w:sz="4" w:space="0" w:color="auto"/>
              <w:bottom w:val="single" w:sz="4" w:space="0" w:color="auto"/>
              <w:right w:val="single" w:sz="4" w:space="0" w:color="auto"/>
            </w:tcBorders>
          </w:tcPr>
          <w:p w14:paraId="06248577" w14:textId="77777777" w:rsidR="00C54595" w:rsidRDefault="00C54595" w:rsidP="009A298E">
            <w:pPr>
              <w:jc w:val="left"/>
              <w:rPr>
                <w:rFonts w:ascii="宋体" w:hAnsi="宋体"/>
                <w:sz w:val="24"/>
              </w:rPr>
            </w:pPr>
            <w:r>
              <w:rPr>
                <w:rFonts w:ascii="宋体" w:hAnsi="宋体" w:hint="eastAsia"/>
                <w:sz w:val="24"/>
              </w:rPr>
              <w:t>2018年11月10日</w:t>
            </w:r>
          </w:p>
        </w:tc>
        <w:tc>
          <w:tcPr>
            <w:tcW w:w="2127" w:type="dxa"/>
            <w:tcBorders>
              <w:top w:val="single" w:sz="4" w:space="0" w:color="auto"/>
              <w:left w:val="single" w:sz="4" w:space="0" w:color="auto"/>
              <w:bottom w:val="single" w:sz="4" w:space="0" w:color="auto"/>
              <w:right w:val="single" w:sz="4" w:space="0" w:color="auto"/>
            </w:tcBorders>
          </w:tcPr>
          <w:p w14:paraId="4220C8EC" w14:textId="77777777" w:rsidR="00C54595" w:rsidRDefault="00C54595" w:rsidP="009A298E">
            <w:pPr>
              <w:jc w:val="left"/>
              <w:rPr>
                <w:rFonts w:ascii="宋体" w:hAnsi="宋体"/>
                <w:sz w:val="24"/>
              </w:rPr>
            </w:pPr>
            <w:r>
              <w:rPr>
                <w:rFonts w:ascii="宋体" w:hAnsi="宋体" w:hint="eastAsia"/>
                <w:sz w:val="24"/>
              </w:rPr>
              <w:t>需求管理</w:t>
            </w:r>
            <w:proofErr w:type="gramStart"/>
            <w:r>
              <w:rPr>
                <w:rFonts w:ascii="宋体" w:hAnsi="宋体" w:hint="eastAsia"/>
                <w:sz w:val="24"/>
              </w:rPr>
              <w:t>子计划</w:t>
            </w:r>
            <w:proofErr w:type="gramEnd"/>
            <w:r>
              <w:rPr>
                <w:rFonts w:ascii="宋体" w:hAnsi="宋体" w:hint="eastAsia"/>
                <w:sz w:val="24"/>
              </w:rPr>
              <w:t>的修改，成本管理计划的修改</w:t>
            </w:r>
          </w:p>
        </w:tc>
        <w:tc>
          <w:tcPr>
            <w:tcW w:w="1419" w:type="dxa"/>
            <w:tcBorders>
              <w:top w:val="single" w:sz="4" w:space="0" w:color="auto"/>
              <w:left w:val="single" w:sz="4" w:space="0" w:color="auto"/>
              <w:bottom w:val="single" w:sz="4" w:space="0" w:color="auto"/>
              <w:right w:val="single" w:sz="4" w:space="0" w:color="auto"/>
            </w:tcBorders>
          </w:tcPr>
          <w:p w14:paraId="7EC8E364" w14:textId="0605A228" w:rsidR="00C54595" w:rsidRDefault="00C54595" w:rsidP="009A298E">
            <w:pPr>
              <w:jc w:val="left"/>
              <w:rPr>
                <w:rFonts w:ascii="宋体" w:hAnsi="宋体"/>
                <w:sz w:val="24"/>
              </w:rPr>
            </w:pPr>
            <w:r>
              <w:rPr>
                <w:rFonts w:ascii="宋体" w:hAnsi="宋体" w:hint="eastAsia"/>
                <w:sz w:val="24"/>
              </w:rPr>
              <w:t>陈妍蓝</w:t>
            </w:r>
          </w:p>
        </w:tc>
      </w:tr>
      <w:tr w:rsidR="00C54595" w14:paraId="58F1F555" w14:textId="77777777" w:rsidTr="00C54595">
        <w:tc>
          <w:tcPr>
            <w:tcW w:w="1413" w:type="dxa"/>
            <w:tcBorders>
              <w:top w:val="single" w:sz="4" w:space="0" w:color="auto"/>
              <w:left w:val="single" w:sz="4" w:space="0" w:color="auto"/>
              <w:bottom w:val="single" w:sz="4" w:space="0" w:color="auto"/>
              <w:right w:val="single" w:sz="4" w:space="0" w:color="auto"/>
            </w:tcBorders>
          </w:tcPr>
          <w:p w14:paraId="18EBE427" w14:textId="111A43BA" w:rsidR="00C54595" w:rsidRDefault="00207D04">
            <w:pPr>
              <w:jc w:val="left"/>
              <w:rPr>
                <w:rFonts w:ascii="宋体" w:hAnsi="宋体"/>
                <w:sz w:val="24"/>
              </w:rPr>
            </w:pPr>
            <w:r>
              <w:rPr>
                <w:rFonts w:ascii="宋体" w:hAnsi="宋体"/>
                <w:sz w:val="24"/>
              </w:rPr>
              <w:t>V0.3.0</w:t>
            </w:r>
          </w:p>
        </w:tc>
        <w:tc>
          <w:tcPr>
            <w:tcW w:w="1814" w:type="dxa"/>
            <w:tcBorders>
              <w:top w:val="single" w:sz="4" w:space="0" w:color="auto"/>
              <w:left w:val="single" w:sz="4" w:space="0" w:color="auto"/>
              <w:bottom w:val="single" w:sz="4" w:space="0" w:color="auto"/>
              <w:right w:val="single" w:sz="4" w:space="0" w:color="auto"/>
            </w:tcBorders>
          </w:tcPr>
          <w:p w14:paraId="2C9C75C0" w14:textId="6D552139" w:rsidR="00C54595" w:rsidRDefault="00207D04">
            <w:pPr>
              <w:jc w:val="left"/>
              <w:rPr>
                <w:rFonts w:ascii="宋体" w:hAnsi="宋体"/>
                <w:sz w:val="24"/>
              </w:rPr>
            </w:pPr>
            <w:r>
              <w:rPr>
                <w:rFonts w:ascii="宋体" w:hAnsi="宋体"/>
                <w:sz w:val="24"/>
              </w:rPr>
              <w:t>陈妍蓝</w:t>
            </w:r>
          </w:p>
        </w:tc>
        <w:tc>
          <w:tcPr>
            <w:tcW w:w="1702" w:type="dxa"/>
            <w:tcBorders>
              <w:top w:val="single" w:sz="4" w:space="0" w:color="auto"/>
              <w:left w:val="single" w:sz="4" w:space="0" w:color="auto"/>
              <w:bottom w:val="single" w:sz="4" w:space="0" w:color="auto"/>
              <w:right w:val="single" w:sz="4" w:space="0" w:color="auto"/>
            </w:tcBorders>
          </w:tcPr>
          <w:p w14:paraId="095E0877" w14:textId="405550A7" w:rsidR="00C54595" w:rsidRDefault="00207D04">
            <w:pPr>
              <w:jc w:val="left"/>
              <w:rPr>
                <w:rFonts w:ascii="宋体" w:hAnsi="宋体"/>
                <w:sz w:val="24"/>
              </w:rPr>
            </w:pPr>
            <w:r>
              <w:rPr>
                <w:rFonts w:ascii="宋体" w:hAnsi="宋体"/>
                <w:sz w:val="24"/>
              </w:rPr>
              <w:t>2018年11月25日</w:t>
            </w:r>
          </w:p>
        </w:tc>
        <w:tc>
          <w:tcPr>
            <w:tcW w:w="2127" w:type="dxa"/>
            <w:tcBorders>
              <w:top w:val="single" w:sz="4" w:space="0" w:color="auto"/>
              <w:left w:val="single" w:sz="4" w:space="0" w:color="auto"/>
              <w:bottom w:val="single" w:sz="4" w:space="0" w:color="auto"/>
              <w:right w:val="single" w:sz="4" w:space="0" w:color="auto"/>
            </w:tcBorders>
          </w:tcPr>
          <w:p w14:paraId="77777C2B" w14:textId="37383A6F" w:rsidR="00C54595" w:rsidRDefault="00207D04">
            <w:pPr>
              <w:jc w:val="left"/>
              <w:rPr>
                <w:rFonts w:ascii="宋体" w:hAnsi="宋体"/>
                <w:sz w:val="24"/>
              </w:rPr>
            </w:pPr>
            <w:r>
              <w:rPr>
                <w:rFonts w:ascii="宋体" w:hAnsi="宋体"/>
                <w:sz w:val="24"/>
              </w:rPr>
              <w:t>人力资源管理子计划，</w:t>
            </w:r>
            <w:proofErr w:type="spellStart"/>
            <w:r>
              <w:rPr>
                <w:rFonts w:ascii="宋体" w:hAnsi="宋体"/>
                <w:sz w:val="24"/>
              </w:rPr>
              <w:t>wbs</w:t>
            </w:r>
            <w:proofErr w:type="spellEnd"/>
            <w:r>
              <w:rPr>
                <w:rFonts w:ascii="宋体" w:hAnsi="宋体"/>
                <w:sz w:val="24"/>
              </w:rPr>
              <w:t>，</w:t>
            </w:r>
            <w:proofErr w:type="spellStart"/>
            <w:r>
              <w:rPr>
                <w:rFonts w:ascii="宋体" w:hAnsi="宋体"/>
                <w:sz w:val="24"/>
              </w:rPr>
              <w:t>obs</w:t>
            </w:r>
            <w:proofErr w:type="spellEnd"/>
            <w:r>
              <w:rPr>
                <w:rFonts w:ascii="宋体" w:hAnsi="宋体"/>
                <w:sz w:val="24"/>
              </w:rPr>
              <w:t>的修改</w:t>
            </w:r>
          </w:p>
        </w:tc>
        <w:tc>
          <w:tcPr>
            <w:tcW w:w="1419" w:type="dxa"/>
            <w:tcBorders>
              <w:top w:val="single" w:sz="4" w:space="0" w:color="auto"/>
              <w:left w:val="single" w:sz="4" w:space="0" w:color="auto"/>
              <w:bottom w:val="single" w:sz="4" w:space="0" w:color="auto"/>
              <w:right w:val="single" w:sz="4" w:space="0" w:color="auto"/>
            </w:tcBorders>
          </w:tcPr>
          <w:p w14:paraId="3DE36DA4" w14:textId="0C615C78" w:rsidR="00C54595" w:rsidRDefault="00207D04">
            <w:pPr>
              <w:jc w:val="left"/>
              <w:rPr>
                <w:rFonts w:ascii="宋体" w:hAnsi="宋体"/>
                <w:sz w:val="24"/>
              </w:rPr>
            </w:pPr>
            <w:r>
              <w:rPr>
                <w:rFonts w:ascii="宋体" w:hAnsi="宋体" w:hint="eastAsia"/>
                <w:sz w:val="24"/>
              </w:rPr>
              <w:t>G</w:t>
            </w:r>
            <w:r>
              <w:rPr>
                <w:rFonts w:ascii="宋体" w:hAnsi="宋体"/>
                <w:sz w:val="24"/>
              </w:rPr>
              <w:t>18</w:t>
            </w:r>
          </w:p>
        </w:tc>
      </w:tr>
      <w:tr w:rsidR="00C54595" w14:paraId="4B265E72" w14:textId="77777777" w:rsidTr="00C54595">
        <w:tc>
          <w:tcPr>
            <w:tcW w:w="1413" w:type="dxa"/>
            <w:tcBorders>
              <w:top w:val="single" w:sz="4" w:space="0" w:color="auto"/>
              <w:left w:val="single" w:sz="4" w:space="0" w:color="auto"/>
              <w:bottom w:val="single" w:sz="4" w:space="0" w:color="auto"/>
              <w:right w:val="single" w:sz="4" w:space="0" w:color="auto"/>
            </w:tcBorders>
          </w:tcPr>
          <w:p w14:paraId="6ADAE90F" w14:textId="05B1D962" w:rsidR="00C54595" w:rsidRDefault="005D73C7">
            <w:pPr>
              <w:jc w:val="left"/>
              <w:rPr>
                <w:rFonts w:ascii="宋体" w:hAnsi="宋体"/>
                <w:sz w:val="24"/>
              </w:rPr>
            </w:pPr>
            <w:r>
              <w:rPr>
                <w:rFonts w:ascii="宋体" w:hAnsi="宋体" w:hint="eastAsia"/>
                <w:sz w:val="24"/>
              </w:rPr>
              <w:t>V</w:t>
            </w:r>
            <w:r>
              <w:rPr>
                <w:rFonts w:ascii="宋体" w:hAnsi="宋体"/>
                <w:sz w:val="24"/>
              </w:rPr>
              <w:t>0.4.0</w:t>
            </w:r>
          </w:p>
        </w:tc>
        <w:tc>
          <w:tcPr>
            <w:tcW w:w="1814" w:type="dxa"/>
            <w:tcBorders>
              <w:top w:val="single" w:sz="4" w:space="0" w:color="auto"/>
              <w:left w:val="single" w:sz="4" w:space="0" w:color="auto"/>
              <w:bottom w:val="single" w:sz="4" w:space="0" w:color="auto"/>
              <w:right w:val="single" w:sz="4" w:space="0" w:color="auto"/>
            </w:tcBorders>
          </w:tcPr>
          <w:p w14:paraId="6B2BC362" w14:textId="12ED2F9D" w:rsidR="00C54595" w:rsidRDefault="005D73C7">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08F365D7" w14:textId="7E828FD1" w:rsidR="00C54595" w:rsidRDefault="005D73C7">
            <w:pPr>
              <w:jc w:val="left"/>
              <w:rPr>
                <w:rFonts w:ascii="宋体" w:hAnsi="宋体"/>
                <w:sz w:val="24"/>
              </w:rPr>
            </w:pPr>
            <w:r>
              <w:rPr>
                <w:rFonts w:ascii="宋体" w:hAnsi="宋体" w:hint="eastAsia"/>
                <w:sz w:val="24"/>
              </w:rPr>
              <w:t>2018年11月30日</w:t>
            </w:r>
          </w:p>
        </w:tc>
        <w:tc>
          <w:tcPr>
            <w:tcW w:w="2127" w:type="dxa"/>
            <w:tcBorders>
              <w:top w:val="single" w:sz="4" w:space="0" w:color="auto"/>
              <w:left w:val="single" w:sz="4" w:space="0" w:color="auto"/>
              <w:bottom w:val="single" w:sz="4" w:space="0" w:color="auto"/>
              <w:right w:val="single" w:sz="4" w:space="0" w:color="auto"/>
            </w:tcBorders>
          </w:tcPr>
          <w:p w14:paraId="7C96977C" w14:textId="76DE711A" w:rsidR="00C54595" w:rsidRDefault="00CB69FD">
            <w:pPr>
              <w:jc w:val="left"/>
              <w:rPr>
                <w:rFonts w:ascii="宋体" w:hAnsi="宋体"/>
                <w:sz w:val="24"/>
              </w:rPr>
            </w:pPr>
            <w:r>
              <w:rPr>
                <w:rFonts w:ascii="宋体" w:hAnsi="宋体" w:hint="eastAsia"/>
                <w:sz w:val="24"/>
              </w:rPr>
              <w:t>修改了成本管理</w:t>
            </w:r>
          </w:p>
        </w:tc>
        <w:tc>
          <w:tcPr>
            <w:tcW w:w="1419" w:type="dxa"/>
            <w:tcBorders>
              <w:top w:val="single" w:sz="4" w:space="0" w:color="auto"/>
              <w:left w:val="single" w:sz="4" w:space="0" w:color="auto"/>
              <w:bottom w:val="single" w:sz="4" w:space="0" w:color="auto"/>
              <w:right w:val="single" w:sz="4" w:space="0" w:color="auto"/>
            </w:tcBorders>
          </w:tcPr>
          <w:p w14:paraId="383E5A99" w14:textId="69CF0DA7" w:rsidR="00C54595" w:rsidRDefault="005D73C7">
            <w:pPr>
              <w:jc w:val="left"/>
              <w:rPr>
                <w:rFonts w:ascii="宋体" w:hAnsi="宋体"/>
                <w:sz w:val="24"/>
              </w:rPr>
            </w:pPr>
            <w:r>
              <w:rPr>
                <w:rFonts w:ascii="宋体" w:hAnsi="宋体" w:hint="eastAsia"/>
                <w:sz w:val="24"/>
              </w:rPr>
              <w:t>G</w:t>
            </w:r>
            <w:r>
              <w:rPr>
                <w:rFonts w:ascii="宋体" w:hAnsi="宋体"/>
                <w:sz w:val="24"/>
              </w:rPr>
              <w:t>18</w:t>
            </w:r>
          </w:p>
        </w:tc>
      </w:tr>
      <w:tr w:rsidR="00303C07" w14:paraId="273BFD33" w14:textId="77777777" w:rsidTr="00C54595">
        <w:tc>
          <w:tcPr>
            <w:tcW w:w="1413" w:type="dxa"/>
            <w:tcBorders>
              <w:top w:val="single" w:sz="4" w:space="0" w:color="auto"/>
              <w:left w:val="single" w:sz="4" w:space="0" w:color="auto"/>
              <w:bottom w:val="single" w:sz="4" w:space="0" w:color="auto"/>
              <w:right w:val="single" w:sz="4" w:space="0" w:color="auto"/>
            </w:tcBorders>
          </w:tcPr>
          <w:p w14:paraId="1815DFDC" w14:textId="4A1A7ED8" w:rsidR="00303C07" w:rsidRDefault="00303C07">
            <w:pPr>
              <w:jc w:val="left"/>
              <w:rPr>
                <w:rFonts w:ascii="宋体" w:hAnsi="宋体" w:hint="eastAsia"/>
                <w:sz w:val="24"/>
              </w:rPr>
            </w:pPr>
            <w:r>
              <w:rPr>
                <w:rFonts w:ascii="宋体" w:hAnsi="宋体" w:hint="eastAsia"/>
                <w:sz w:val="24"/>
              </w:rPr>
              <w:t>V</w:t>
            </w:r>
            <w:r>
              <w:rPr>
                <w:rFonts w:ascii="宋体" w:hAnsi="宋体"/>
                <w:sz w:val="24"/>
              </w:rPr>
              <w:t>1.0.1</w:t>
            </w:r>
          </w:p>
        </w:tc>
        <w:tc>
          <w:tcPr>
            <w:tcW w:w="1814" w:type="dxa"/>
            <w:tcBorders>
              <w:top w:val="single" w:sz="4" w:space="0" w:color="auto"/>
              <w:left w:val="single" w:sz="4" w:space="0" w:color="auto"/>
              <w:bottom w:val="single" w:sz="4" w:space="0" w:color="auto"/>
              <w:right w:val="single" w:sz="4" w:space="0" w:color="auto"/>
            </w:tcBorders>
          </w:tcPr>
          <w:p w14:paraId="1A39BE0D" w14:textId="7580F670" w:rsidR="00303C07" w:rsidRDefault="00303C07">
            <w:pPr>
              <w:jc w:val="left"/>
              <w:rPr>
                <w:rFonts w:ascii="宋体" w:hAnsi="宋体" w:hint="eastAsia"/>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343CB9B9" w14:textId="706099E0" w:rsidR="00303C07" w:rsidRDefault="00303C07">
            <w:pPr>
              <w:jc w:val="left"/>
              <w:rPr>
                <w:rFonts w:ascii="宋体" w:hAnsi="宋体" w:hint="eastAsia"/>
                <w:sz w:val="24"/>
              </w:rPr>
            </w:pPr>
            <w:r>
              <w:rPr>
                <w:rFonts w:ascii="宋体" w:hAnsi="宋体" w:hint="eastAsia"/>
                <w:sz w:val="24"/>
              </w:rPr>
              <w:t>2018年12月1</w:t>
            </w:r>
            <w:r>
              <w:rPr>
                <w:rFonts w:ascii="宋体" w:hAnsi="宋体"/>
                <w:sz w:val="24"/>
              </w:rPr>
              <w:t>6</w:t>
            </w:r>
            <w:r>
              <w:rPr>
                <w:rFonts w:ascii="宋体" w:hAnsi="宋体" w:hint="eastAsia"/>
                <w:sz w:val="24"/>
              </w:rPr>
              <w:t>日</w:t>
            </w:r>
          </w:p>
        </w:tc>
        <w:tc>
          <w:tcPr>
            <w:tcW w:w="2127" w:type="dxa"/>
            <w:tcBorders>
              <w:top w:val="single" w:sz="4" w:space="0" w:color="auto"/>
              <w:left w:val="single" w:sz="4" w:space="0" w:color="auto"/>
              <w:bottom w:val="single" w:sz="4" w:space="0" w:color="auto"/>
              <w:right w:val="single" w:sz="4" w:space="0" w:color="auto"/>
            </w:tcBorders>
          </w:tcPr>
          <w:p w14:paraId="18ADCADC" w14:textId="1F1C3574" w:rsidR="00303C07" w:rsidRDefault="00303C07">
            <w:pPr>
              <w:jc w:val="left"/>
              <w:rPr>
                <w:rFonts w:ascii="宋体" w:hAnsi="宋体" w:hint="eastAsia"/>
                <w:sz w:val="24"/>
              </w:rPr>
            </w:pPr>
            <w:r>
              <w:rPr>
                <w:rFonts w:ascii="宋体" w:hAnsi="宋体" w:hint="eastAsia"/>
                <w:sz w:val="24"/>
              </w:rPr>
              <w:t>修改了里程碑时间</w:t>
            </w:r>
          </w:p>
        </w:tc>
        <w:tc>
          <w:tcPr>
            <w:tcW w:w="1419" w:type="dxa"/>
            <w:tcBorders>
              <w:top w:val="single" w:sz="4" w:space="0" w:color="auto"/>
              <w:left w:val="single" w:sz="4" w:space="0" w:color="auto"/>
              <w:bottom w:val="single" w:sz="4" w:space="0" w:color="auto"/>
              <w:right w:val="single" w:sz="4" w:space="0" w:color="auto"/>
            </w:tcBorders>
          </w:tcPr>
          <w:p w14:paraId="5E4C112E" w14:textId="4AFE280D" w:rsidR="00303C07" w:rsidRDefault="00303C07">
            <w:pPr>
              <w:jc w:val="left"/>
              <w:rPr>
                <w:rFonts w:ascii="宋体" w:hAnsi="宋体" w:hint="eastAsia"/>
                <w:sz w:val="24"/>
              </w:rPr>
            </w:pPr>
            <w:r>
              <w:rPr>
                <w:rFonts w:ascii="宋体" w:hAnsi="宋体" w:hint="eastAsia"/>
                <w:sz w:val="24"/>
              </w:rPr>
              <w:t>G</w:t>
            </w:r>
            <w:r>
              <w:rPr>
                <w:rFonts w:ascii="宋体" w:hAnsi="宋体"/>
                <w:sz w:val="24"/>
              </w:rPr>
              <w:t>18</w:t>
            </w:r>
          </w:p>
        </w:tc>
      </w:tr>
    </w:tbl>
    <w:p w14:paraId="1983A05D" w14:textId="4C93BDF4" w:rsidR="007C76A9" w:rsidRDefault="007C76A9" w:rsidP="007C76A9">
      <w:pPr>
        <w:jc w:val="center"/>
        <w:rPr>
          <w:b/>
          <w:bCs/>
          <w:sz w:val="28"/>
          <w:szCs w:val="28"/>
        </w:rPr>
      </w:pPr>
    </w:p>
    <w:p w14:paraId="5AEB1E31" w14:textId="08F234DE" w:rsidR="00443840" w:rsidRDefault="00443840" w:rsidP="007C76A9">
      <w:pPr>
        <w:jc w:val="center"/>
        <w:rPr>
          <w:b/>
          <w:bCs/>
          <w:sz w:val="28"/>
          <w:szCs w:val="28"/>
        </w:rPr>
      </w:pPr>
    </w:p>
    <w:p w14:paraId="4EE2CDD0" w14:textId="6DFE81FF" w:rsidR="00443840" w:rsidRDefault="00443840" w:rsidP="007C76A9">
      <w:pPr>
        <w:jc w:val="center"/>
        <w:rPr>
          <w:b/>
          <w:bCs/>
          <w:sz w:val="28"/>
          <w:szCs w:val="28"/>
        </w:rPr>
      </w:pPr>
    </w:p>
    <w:p w14:paraId="57CE00E2" w14:textId="1504B1A6" w:rsidR="00443840" w:rsidRDefault="00443840" w:rsidP="007C76A9">
      <w:pPr>
        <w:jc w:val="center"/>
        <w:rPr>
          <w:b/>
          <w:bCs/>
          <w:sz w:val="28"/>
          <w:szCs w:val="28"/>
        </w:rPr>
      </w:pPr>
    </w:p>
    <w:p w14:paraId="701FF515" w14:textId="150A2749" w:rsidR="00443840" w:rsidRDefault="00443840" w:rsidP="007C76A9">
      <w:pPr>
        <w:jc w:val="center"/>
        <w:rPr>
          <w:b/>
          <w:bCs/>
          <w:sz w:val="28"/>
          <w:szCs w:val="28"/>
        </w:rPr>
      </w:pPr>
    </w:p>
    <w:p w14:paraId="4191CA5A" w14:textId="110CA654" w:rsidR="00443840" w:rsidRDefault="00443840" w:rsidP="007C76A9">
      <w:pPr>
        <w:jc w:val="center"/>
        <w:rPr>
          <w:b/>
          <w:bCs/>
          <w:sz w:val="28"/>
          <w:szCs w:val="28"/>
        </w:rPr>
      </w:pPr>
    </w:p>
    <w:p w14:paraId="2D55B0DE" w14:textId="4B6F1202" w:rsidR="00443840" w:rsidRDefault="00443840" w:rsidP="007C76A9">
      <w:pPr>
        <w:jc w:val="center"/>
        <w:rPr>
          <w:b/>
          <w:bCs/>
          <w:sz w:val="28"/>
          <w:szCs w:val="28"/>
        </w:rPr>
      </w:pPr>
    </w:p>
    <w:p w14:paraId="7F12BD00" w14:textId="0CE9A6E2" w:rsidR="00443840" w:rsidRDefault="00443840" w:rsidP="007C76A9">
      <w:pPr>
        <w:jc w:val="center"/>
        <w:rPr>
          <w:b/>
          <w:bCs/>
          <w:sz w:val="28"/>
          <w:szCs w:val="28"/>
        </w:rPr>
      </w:pPr>
    </w:p>
    <w:p w14:paraId="68ADE441" w14:textId="721A8C6B" w:rsidR="00443840" w:rsidRDefault="00443840" w:rsidP="00B91693">
      <w:pPr>
        <w:rPr>
          <w:b/>
          <w:bCs/>
          <w:sz w:val="28"/>
          <w:szCs w:val="28"/>
        </w:rPr>
      </w:pPr>
    </w:p>
    <w:p w14:paraId="381D04EE" w14:textId="77777777" w:rsidR="00443840" w:rsidRDefault="00443840" w:rsidP="001B5671">
      <w:pPr>
        <w:rPr>
          <w:b/>
          <w:bCs/>
          <w:sz w:val="28"/>
          <w:szCs w:val="28"/>
        </w:rPr>
      </w:pPr>
    </w:p>
    <w:sdt>
      <w:sdtPr>
        <w:rPr>
          <w:rFonts w:asciiTheme="minorHAnsi" w:eastAsiaTheme="minorEastAsia" w:hAnsiTheme="minorHAnsi" w:cstheme="minorBidi"/>
          <w:color w:val="auto"/>
          <w:kern w:val="2"/>
          <w:sz w:val="21"/>
          <w:szCs w:val="22"/>
          <w:lang w:val="zh-CN"/>
        </w:rPr>
        <w:id w:val="1715934220"/>
        <w:docPartObj>
          <w:docPartGallery w:val="Table of Contents"/>
          <w:docPartUnique/>
        </w:docPartObj>
      </w:sdtPr>
      <w:sdtEndPr>
        <w:rPr>
          <w:b/>
          <w:bCs/>
        </w:rPr>
      </w:sdtEndPr>
      <w:sdtContent>
        <w:p w14:paraId="49D07DFA" w14:textId="62C177F6" w:rsidR="008B7E40" w:rsidRDefault="008B7E40">
          <w:pPr>
            <w:pStyle w:val="TOC"/>
          </w:pPr>
          <w:r>
            <w:rPr>
              <w:lang w:val="zh-CN"/>
            </w:rPr>
            <w:t>目录</w:t>
          </w:r>
        </w:p>
        <w:p w14:paraId="70983A7C" w14:textId="2473FA45" w:rsidR="00B91693" w:rsidRDefault="008B7E40">
          <w:pPr>
            <w:pStyle w:val="TOC1"/>
            <w:tabs>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31382711" w:history="1">
            <w:r w:rsidR="00B91693" w:rsidRPr="0004242B">
              <w:rPr>
                <w:rStyle w:val="ac"/>
                <w:noProof/>
              </w:rPr>
              <w:t>1.</w:t>
            </w:r>
            <w:r w:rsidR="00B91693" w:rsidRPr="0004242B">
              <w:rPr>
                <w:rStyle w:val="ac"/>
                <w:noProof/>
              </w:rPr>
              <w:t>引言</w:t>
            </w:r>
            <w:r w:rsidR="00B91693">
              <w:rPr>
                <w:noProof/>
                <w:webHidden/>
              </w:rPr>
              <w:tab/>
            </w:r>
            <w:r w:rsidR="00B91693">
              <w:rPr>
                <w:noProof/>
                <w:webHidden/>
              </w:rPr>
              <w:fldChar w:fldCharType="begin"/>
            </w:r>
            <w:r w:rsidR="00B91693">
              <w:rPr>
                <w:noProof/>
                <w:webHidden/>
              </w:rPr>
              <w:instrText xml:space="preserve"> PAGEREF _Toc531382711 \h </w:instrText>
            </w:r>
            <w:r w:rsidR="00B91693">
              <w:rPr>
                <w:noProof/>
                <w:webHidden/>
              </w:rPr>
            </w:r>
            <w:r w:rsidR="00B91693">
              <w:rPr>
                <w:noProof/>
                <w:webHidden/>
              </w:rPr>
              <w:fldChar w:fldCharType="separate"/>
            </w:r>
            <w:r w:rsidR="00B91693">
              <w:rPr>
                <w:noProof/>
                <w:webHidden/>
              </w:rPr>
              <w:t>6</w:t>
            </w:r>
            <w:r w:rsidR="00B91693">
              <w:rPr>
                <w:noProof/>
                <w:webHidden/>
              </w:rPr>
              <w:fldChar w:fldCharType="end"/>
            </w:r>
          </w:hyperlink>
        </w:p>
        <w:p w14:paraId="1B089904" w14:textId="6F7CF5A7" w:rsidR="00B91693" w:rsidRDefault="00E91534">
          <w:pPr>
            <w:pStyle w:val="TOC2"/>
            <w:tabs>
              <w:tab w:val="right" w:leader="dot" w:pos="8296"/>
            </w:tabs>
            <w:rPr>
              <w:rFonts w:cstheme="minorBidi"/>
              <w:noProof/>
              <w:kern w:val="2"/>
              <w:sz w:val="21"/>
            </w:rPr>
          </w:pPr>
          <w:hyperlink w:anchor="_Toc531382712" w:history="1">
            <w:r w:rsidR="00B91693" w:rsidRPr="0004242B">
              <w:rPr>
                <w:rStyle w:val="ac"/>
                <w:noProof/>
              </w:rPr>
              <w:t>1.1</w:t>
            </w:r>
            <w:r w:rsidR="00B91693" w:rsidRPr="0004242B">
              <w:rPr>
                <w:rStyle w:val="ac"/>
                <w:noProof/>
              </w:rPr>
              <w:t>编写目的</w:t>
            </w:r>
            <w:r w:rsidR="00B91693">
              <w:rPr>
                <w:noProof/>
                <w:webHidden/>
              </w:rPr>
              <w:tab/>
            </w:r>
            <w:r w:rsidR="00B91693">
              <w:rPr>
                <w:noProof/>
                <w:webHidden/>
              </w:rPr>
              <w:fldChar w:fldCharType="begin"/>
            </w:r>
            <w:r w:rsidR="00B91693">
              <w:rPr>
                <w:noProof/>
                <w:webHidden/>
              </w:rPr>
              <w:instrText xml:space="preserve"> PAGEREF _Toc531382712 \h </w:instrText>
            </w:r>
            <w:r w:rsidR="00B91693">
              <w:rPr>
                <w:noProof/>
                <w:webHidden/>
              </w:rPr>
            </w:r>
            <w:r w:rsidR="00B91693">
              <w:rPr>
                <w:noProof/>
                <w:webHidden/>
              </w:rPr>
              <w:fldChar w:fldCharType="separate"/>
            </w:r>
            <w:r w:rsidR="00B91693">
              <w:rPr>
                <w:noProof/>
                <w:webHidden/>
              </w:rPr>
              <w:t>6</w:t>
            </w:r>
            <w:r w:rsidR="00B91693">
              <w:rPr>
                <w:noProof/>
                <w:webHidden/>
              </w:rPr>
              <w:fldChar w:fldCharType="end"/>
            </w:r>
          </w:hyperlink>
        </w:p>
        <w:p w14:paraId="33E2EC92" w14:textId="16649030" w:rsidR="00B91693" w:rsidRDefault="00E91534">
          <w:pPr>
            <w:pStyle w:val="TOC2"/>
            <w:tabs>
              <w:tab w:val="right" w:leader="dot" w:pos="8296"/>
            </w:tabs>
            <w:rPr>
              <w:rFonts w:cstheme="minorBidi"/>
              <w:noProof/>
              <w:kern w:val="2"/>
              <w:sz w:val="21"/>
            </w:rPr>
          </w:pPr>
          <w:hyperlink w:anchor="_Toc531382713" w:history="1">
            <w:r w:rsidR="00B91693" w:rsidRPr="0004242B">
              <w:rPr>
                <w:rStyle w:val="ac"/>
                <w:noProof/>
              </w:rPr>
              <w:t>1.2</w:t>
            </w:r>
            <w:r w:rsidR="00B91693" w:rsidRPr="0004242B">
              <w:rPr>
                <w:rStyle w:val="ac"/>
                <w:noProof/>
              </w:rPr>
              <w:t>业务介绍</w:t>
            </w:r>
            <w:r w:rsidR="00B91693">
              <w:rPr>
                <w:noProof/>
                <w:webHidden/>
              </w:rPr>
              <w:tab/>
            </w:r>
            <w:r w:rsidR="00B91693">
              <w:rPr>
                <w:noProof/>
                <w:webHidden/>
              </w:rPr>
              <w:fldChar w:fldCharType="begin"/>
            </w:r>
            <w:r w:rsidR="00B91693">
              <w:rPr>
                <w:noProof/>
                <w:webHidden/>
              </w:rPr>
              <w:instrText xml:space="preserve"> PAGEREF _Toc531382713 \h </w:instrText>
            </w:r>
            <w:r w:rsidR="00B91693">
              <w:rPr>
                <w:noProof/>
                <w:webHidden/>
              </w:rPr>
            </w:r>
            <w:r w:rsidR="00B91693">
              <w:rPr>
                <w:noProof/>
                <w:webHidden/>
              </w:rPr>
              <w:fldChar w:fldCharType="separate"/>
            </w:r>
            <w:r w:rsidR="00B91693">
              <w:rPr>
                <w:noProof/>
                <w:webHidden/>
              </w:rPr>
              <w:t>6</w:t>
            </w:r>
            <w:r w:rsidR="00B91693">
              <w:rPr>
                <w:noProof/>
                <w:webHidden/>
              </w:rPr>
              <w:fldChar w:fldCharType="end"/>
            </w:r>
          </w:hyperlink>
        </w:p>
        <w:p w14:paraId="239A66C5" w14:textId="2508B56F" w:rsidR="00B91693" w:rsidRDefault="00E91534">
          <w:pPr>
            <w:pStyle w:val="TOC2"/>
            <w:tabs>
              <w:tab w:val="right" w:leader="dot" w:pos="8296"/>
            </w:tabs>
            <w:rPr>
              <w:rFonts w:cstheme="minorBidi"/>
              <w:noProof/>
              <w:kern w:val="2"/>
              <w:sz w:val="21"/>
            </w:rPr>
          </w:pPr>
          <w:hyperlink w:anchor="_Toc531382714" w:history="1">
            <w:r w:rsidR="00B91693" w:rsidRPr="0004242B">
              <w:rPr>
                <w:rStyle w:val="ac"/>
                <w:noProof/>
              </w:rPr>
              <w:t>1.3</w:t>
            </w:r>
            <w:r w:rsidR="00B91693" w:rsidRPr="0004242B">
              <w:rPr>
                <w:rStyle w:val="ac"/>
                <w:noProof/>
              </w:rPr>
              <w:t>业务目标</w:t>
            </w:r>
            <w:r w:rsidR="00B91693">
              <w:rPr>
                <w:noProof/>
                <w:webHidden/>
              </w:rPr>
              <w:tab/>
            </w:r>
            <w:r w:rsidR="00B91693">
              <w:rPr>
                <w:noProof/>
                <w:webHidden/>
              </w:rPr>
              <w:fldChar w:fldCharType="begin"/>
            </w:r>
            <w:r w:rsidR="00B91693">
              <w:rPr>
                <w:noProof/>
                <w:webHidden/>
              </w:rPr>
              <w:instrText xml:space="preserve"> PAGEREF _Toc531382714 \h </w:instrText>
            </w:r>
            <w:r w:rsidR="00B91693">
              <w:rPr>
                <w:noProof/>
                <w:webHidden/>
              </w:rPr>
            </w:r>
            <w:r w:rsidR="00B91693">
              <w:rPr>
                <w:noProof/>
                <w:webHidden/>
              </w:rPr>
              <w:fldChar w:fldCharType="separate"/>
            </w:r>
            <w:r w:rsidR="00B91693">
              <w:rPr>
                <w:noProof/>
                <w:webHidden/>
              </w:rPr>
              <w:t>6</w:t>
            </w:r>
            <w:r w:rsidR="00B91693">
              <w:rPr>
                <w:noProof/>
                <w:webHidden/>
              </w:rPr>
              <w:fldChar w:fldCharType="end"/>
            </w:r>
          </w:hyperlink>
        </w:p>
        <w:p w14:paraId="75656336" w14:textId="43EFD17E" w:rsidR="00B91693" w:rsidRDefault="00E91534">
          <w:pPr>
            <w:pStyle w:val="TOC2"/>
            <w:tabs>
              <w:tab w:val="right" w:leader="dot" w:pos="8296"/>
            </w:tabs>
            <w:rPr>
              <w:rFonts w:cstheme="minorBidi"/>
              <w:noProof/>
              <w:kern w:val="2"/>
              <w:sz w:val="21"/>
            </w:rPr>
          </w:pPr>
          <w:hyperlink w:anchor="_Toc531382715" w:history="1">
            <w:r w:rsidR="00B91693" w:rsidRPr="0004242B">
              <w:rPr>
                <w:rStyle w:val="ac"/>
                <w:noProof/>
              </w:rPr>
              <w:t>1.4</w:t>
            </w:r>
            <w:r w:rsidR="00B91693" w:rsidRPr="0004242B">
              <w:rPr>
                <w:rStyle w:val="ac"/>
                <w:noProof/>
              </w:rPr>
              <w:t>参考资料</w:t>
            </w:r>
            <w:r w:rsidR="00B91693">
              <w:rPr>
                <w:noProof/>
                <w:webHidden/>
              </w:rPr>
              <w:tab/>
            </w:r>
            <w:r w:rsidR="00B91693">
              <w:rPr>
                <w:noProof/>
                <w:webHidden/>
              </w:rPr>
              <w:fldChar w:fldCharType="begin"/>
            </w:r>
            <w:r w:rsidR="00B91693">
              <w:rPr>
                <w:noProof/>
                <w:webHidden/>
              </w:rPr>
              <w:instrText xml:space="preserve"> PAGEREF _Toc531382715 \h </w:instrText>
            </w:r>
            <w:r w:rsidR="00B91693">
              <w:rPr>
                <w:noProof/>
                <w:webHidden/>
              </w:rPr>
            </w:r>
            <w:r w:rsidR="00B91693">
              <w:rPr>
                <w:noProof/>
                <w:webHidden/>
              </w:rPr>
              <w:fldChar w:fldCharType="separate"/>
            </w:r>
            <w:r w:rsidR="00B91693">
              <w:rPr>
                <w:noProof/>
                <w:webHidden/>
              </w:rPr>
              <w:t>7</w:t>
            </w:r>
            <w:r w:rsidR="00B91693">
              <w:rPr>
                <w:noProof/>
                <w:webHidden/>
              </w:rPr>
              <w:fldChar w:fldCharType="end"/>
            </w:r>
          </w:hyperlink>
        </w:p>
        <w:p w14:paraId="4D9C120A" w14:textId="51320140" w:rsidR="00B91693" w:rsidRDefault="00E91534">
          <w:pPr>
            <w:pStyle w:val="TOC1"/>
            <w:tabs>
              <w:tab w:val="right" w:leader="dot" w:pos="8296"/>
            </w:tabs>
            <w:rPr>
              <w:rFonts w:cstheme="minorBidi"/>
              <w:noProof/>
              <w:kern w:val="2"/>
              <w:sz w:val="21"/>
            </w:rPr>
          </w:pPr>
          <w:hyperlink w:anchor="_Toc531382716" w:history="1">
            <w:r w:rsidR="00B91693" w:rsidRPr="0004242B">
              <w:rPr>
                <w:rStyle w:val="ac"/>
                <w:noProof/>
              </w:rPr>
              <w:t>2.</w:t>
            </w:r>
            <w:r w:rsidR="00B91693" w:rsidRPr="0004242B">
              <w:rPr>
                <w:rStyle w:val="ac"/>
                <w:noProof/>
              </w:rPr>
              <w:t>项目概述</w:t>
            </w:r>
            <w:r w:rsidR="00B91693">
              <w:rPr>
                <w:noProof/>
                <w:webHidden/>
              </w:rPr>
              <w:tab/>
            </w:r>
            <w:r w:rsidR="00B91693">
              <w:rPr>
                <w:noProof/>
                <w:webHidden/>
              </w:rPr>
              <w:fldChar w:fldCharType="begin"/>
            </w:r>
            <w:r w:rsidR="00B91693">
              <w:rPr>
                <w:noProof/>
                <w:webHidden/>
              </w:rPr>
              <w:instrText xml:space="preserve"> PAGEREF _Toc531382716 \h </w:instrText>
            </w:r>
            <w:r w:rsidR="00B91693">
              <w:rPr>
                <w:noProof/>
                <w:webHidden/>
              </w:rPr>
            </w:r>
            <w:r w:rsidR="00B91693">
              <w:rPr>
                <w:noProof/>
                <w:webHidden/>
              </w:rPr>
              <w:fldChar w:fldCharType="separate"/>
            </w:r>
            <w:r w:rsidR="00B91693">
              <w:rPr>
                <w:noProof/>
                <w:webHidden/>
              </w:rPr>
              <w:t>7</w:t>
            </w:r>
            <w:r w:rsidR="00B91693">
              <w:rPr>
                <w:noProof/>
                <w:webHidden/>
              </w:rPr>
              <w:fldChar w:fldCharType="end"/>
            </w:r>
          </w:hyperlink>
        </w:p>
        <w:p w14:paraId="776CFA8C" w14:textId="6C26FD96" w:rsidR="00B91693" w:rsidRDefault="00E91534">
          <w:pPr>
            <w:pStyle w:val="TOC2"/>
            <w:tabs>
              <w:tab w:val="right" w:leader="dot" w:pos="8296"/>
            </w:tabs>
            <w:rPr>
              <w:rFonts w:cstheme="minorBidi"/>
              <w:noProof/>
              <w:kern w:val="2"/>
              <w:sz w:val="21"/>
            </w:rPr>
          </w:pPr>
          <w:hyperlink w:anchor="_Toc531382717" w:history="1">
            <w:r w:rsidR="00B91693" w:rsidRPr="0004242B">
              <w:rPr>
                <w:rStyle w:val="ac"/>
                <w:noProof/>
              </w:rPr>
              <w:t>2.1</w:t>
            </w:r>
            <w:r w:rsidR="00B91693" w:rsidRPr="0004242B">
              <w:rPr>
                <w:rStyle w:val="ac"/>
                <w:noProof/>
              </w:rPr>
              <w:t>工作内容</w:t>
            </w:r>
            <w:r w:rsidR="00B91693">
              <w:rPr>
                <w:noProof/>
                <w:webHidden/>
              </w:rPr>
              <w:tab/>
            </w:r>
            <w:r w:rsidR="00B91693">
              <w:rPr>
                <w:noProof/>
                <w:webHidden/>
              </w:rPr>
              <w:fldChar w:fldCharType="begin"/>
            </w:r>
            <w:r w:rsidR="00B91693">
              <w:rPr>
                <w:noProof/>
                <w:webHidden/>
              </w:rPr>
              <w:instrText xml:space="preserve"> PAGEREF _Toc531382717 \h </w:instrText>
            </w:r>
            <w:r w:rsidR="00B91693">
              <w:rPr>
                <w:noProof/>
                <w:webHidden/>
              </w:rPr>
            </w:r>
            <w:r w:rsidR="00B91693">
              <w:rPr>
                <w:noProof/>
                <w:webHidden/>
              </w:rPr>
              <w:fldChar w:fldCharType="separate"/>
            </w:r>
            <w:r w:rsidR="00B91693">
              <w:rPr>
                <w:noProof/>
                <w:webHidden/>
              </w:rPr>
              <w:t>7</w:t>
            </w:r>
            <w:r w:rsidR="00B91693">
              <w:rPr>
                <w:noProof/>
                <w:webHidden/>
              </w:rPr>
              <w:fldChar w:fldCharType="end"/>
            </w:r>
          </w:hyperlink>
        </w:p>
        <w:p w14:paraId="2AD4C2CC" w14:textId="3CEE484D" w:rsidR="00B91693" w:rsidRDefault="00E91534">
          <w:pPr>
            <w:pStyle w:val="TOC2"/>
            <w:tabs>
              <w:tab w:val="right" w:leader="dot" w:pos="8296"/>
            </w:tabs>
            <w:rPr>
              <w:rFonts w:cstheme="minorBidi"/>
              <w:noProof/>
              <w:kern w:val="2"/>
              <w:sz w:val="21"/>
            </w:rPr>
          </w:pPr>
          <w:hyperlink w:anchor="_Toc531382718" w:history="1">
            <w:r w:rsidR="00B91693" w:rsidRPr="0004242B">
              <w:rPr>
                <w:rStyle w:val="ac"/>
                <w:noProof/>
              </w:rPr>
              <w:t>2.2</w:t>
            </w:r>
            <w:r w:rsidR="00B91693" w:rsidRPr="0004242B">
              <w:rPr>
                <w:rStyle w:val="ac"/>
                <w:noProof/>
              </w:rPr>
              <w:t>小组成员</w:t>
            </w:r>
            <w:r w:rsidR="00B91693">
              <w:rPr>
                <w:noProof/>
                <w:webHidden/>
              </w:rPr>
              <w:tab/>
            </w:r>
            <w:r w:rsidR="00B91693">
              <w:rPr>
                <w:noProof/>
                <w:webHidden/>
              </w:rPr>
              <w:fldChar w:fldCharType="begin"/>
            </w:r>
            <w:r w:rsidR="00B91693">
              <w:rPr>
                <w:noProof/>
                <w:webHidden/>
              </w:rPr>
              <w:instrText xml:space="preserve"> PAGEREF _Toc531382718 \h </w:instrText>
            </w:r>
            <w:r w:rsidR="00B91693">
              <w:rPr>
                <w:noProof/>
                <w:webHidden/>
              </w:rPr>
            </w:r>
            <w:r w:rsidR="00B91693">
              <w:rPr>
                <w:noProof/>
                <w:webHidden/>
              </w:rPr>
              <w:fldChar w:fldCharType="separate"/>
            </w:r>
            <w:r w:rsidR="00B91693">
              <w:rPr>
                <w:noProof/>
                <w:webHidden/>
              </w:rPr>
              <w:t>8</w:t>
            </w:r>
            <w:r w:rsidR="00B91693">
              <w:rPr>
                <w:noProof/>
                <w:webHidden/>
              </w:rPr>
              <w:fldChar w:fldCharType="end"/>
            </w:r>
          </w:hyperlink>
        </w:p>
        <w:p w14:paraId="3F41E25A" w14:textId="5BF016CD" w:rsidR="00B91693" w:rsidRDefault="00E91534">
          <w:pPr>
            <w:pStyle w:val="TOC3"/>
            <w:tabs>
              <w:tab w:val="right" w:leader="dot" w:pos="8296"/>
            </w:tabs>
            <w:rPr>
              <w:rFonts w:cstheme="minorBidi"/>
              <w:noProof/>
              <w:kern w:val="2"/>
              <w:sz w:val="21"/>
            </w:rPr>
          </w:pPr>
          <w:hyperlink w:anchor="_Toc531382719" w:history="1">
            <w:r w:rsidR="00B91693" w:rsidRPr="0004242B">
              <w:rPr>
                <w:rStyle w:val="ac"/>
                <w:noProof/>
              </w:rPr>
              <w:t>表格</w:t>
            </w:r>
            <w:r w:rsidR="00B91693" w:rsidRPr="0004242B">
              <w:rPr>
                <w:rStyle w:val="ac"/>
                <w:noProof/>
              </w:rPr>
              <w:t>2-1</w:t>
            </w:r>
            <w:r w:rsidR="00B91693" w:rsidRPr="0004242B">
              <w:rPr>
                <w:rStyle w:val="ac"/>
                <w:noProof/>
              </w:rPr>
              <w:t>小组成员</w:t>
            </w:r>
            <w:r w:rsidR="00B91693">
              <w:rPr>
                <w:noProof/>
                <w:webHidden/>
              </w:rPr>
              <w:tab/>
            </w:r>
            <w:r w:rsidR="00B91693">
              <w:rPr>
                <w:noProof/>
                <w:webHidden/>
              </w:rPr>
              <w:fldChar w:fldCharType="begin"/>
            </w:r>
            <w:r w:rsidR="00B91693">
              <w:rPr>
                <w:noProof/>
                <w:webHidden/>
              </w:rPr>
              <w:instrText xml:space="preserve"> PAGEREF _Toc531382719 \h </w:instrText>
            </w:r>
            <w:r w:rsidR="00B91693">
              <w:rPr>
                <w:noProof/>
                <w:webHidden/>
              </w:rPr>
            </w:r>
            <w:r w:rsidR="00B91693">
              <w:rPr>
                <w:noProof/>
                <w:webHidden/>
              </w:rPr>
              <w:fldChar w:fldCharType="separate"/>
            </w:r>
            <w:r w:rsidR="00B91693">
              <w:rPr>
                <w:noProof/>
                <w:webHidden/>
              </w:rPr>
              <w:t>8</w:t>
            </w:r>
            <w:r w:rsidR="00B91693">
              <w:rPr>
                <w:noProof/>
                <w:webHidden/>
              </w:rPr>
              <w:fldChar w:fldCharType="end"/>
            </w:r>
          </w:hyperlink>
        </w:p>
        <w:p w14:paraId="5D957328" w14:textId="48F8AA7C" w:rsidR="00B91693" w:rsidRDefault="00E91534">
          <w:pPr>
            <w:pStyle w:val="TOC2"/>
            <w:tabs>
              <w:tab w:val="right" w:leader="dot" w:pos="8296"/>
            </w:tabs>
            <w:rPr>
              <w:rFonts w:cstheme="minorBidi"/>
              <w:noProof/>
              <w:kern w:val="2"/>
              <w:sz w:val="21"/>
            </w:rPr>
          </w:pPr>
          <w:hyperlink w:anchor="_Toc531382720" w:history="1">
            <w:r w:rsidR="00B91693" w:rsidRPr="0004242B">
              <w:rPr>
                <w:rStyle w:val="ac"/>
                <w:noProof/>
              </w:rPr>
              <w:t>2.3</w:t>
            </w:r>
            <w:r w:rsidR="00B91693" w:rsidRPr="0004242B">
              <w:rPr>
                <w:rStyle w:val="ac"/>
                <w:noProof/>
              </w:rPr>
              <w:t>产品</w:t>
            </w:r>
            <w:r w:rsidR="00B91693">
              <w:rPr>
                <w:noProof/>
                <w:webHidden/>
              </w:rPr>
              <w:tab/>
            </w:r>
            <w:r w:rsidR="00B91693">
              <w:rPr>
                <w:noProof/>
                <w:webHidden/>
              </w:rPr>
              <w:fldChar w:fldCharType="begin"/>
            </w:r>
            <w:r w:rsidR="00B91693">
              <w:rPr>
                <w:noProof/>
                <w:webHidden/>
              </w:rPr>
              <w:instrText xml:space="preserve"> PAGEREF _Toc531382720 \h </w:instrText>
            </w:r>
            <w:r w:rsidR="00B91693">
              <w:rPr>
                <w:noProof/>
                <w:webHidden/>
              </w:rPr>
            </w:r>
            <w:r w:rsidR="00B91693">
              <w:rPr>
                <w:noProof/>
                <w:webHidden/>
              </w:rPr>
              <w:fldChar w:fldCharType="separate"/>
            </w:r>
            <w:r w:rsidR="00B91693">
              <w:rPr>
                <w:noProof/>
                <w:webHidden/>
              </w:rPr>
              <w:t>8</w:t>
            </w:r>
            <w:r w:rsidR="00B91693">
              <w:rPr>
                <w:noProof/>
                <w:webHidden/>
              </w:rPr>
              <w:fldChar w:fldCharType="end"/>
            </w:r>
          </w:hyperlink>
        </w:p>
        <w:p w14:paraId="496FA4EA" w14:textId="562BF27A" w:rsidR="00B91693" w:rsidRDefault="00E91534">
          <w:pPr>
            <w:pStyle w:val="TOC3"/>
            <w:tabs>
              <w:tab w:val="right" w:leader="dot" w:pos="8296"/>
            </w:tabs>
            <w:rPr>
              <w:rFonts w:cstheme="minorBidi"/>
              <w:noProof/>
              <w:kern w:val="2"/>
              <w:sz w:val="21"/>
            </w:rPr>
          </w:pPr>
          <w:hyperlink w:anchor="_Toc531382721" w:history="1">
            <w:r w:rsidR="00B91693" w:rsidRPr="0004242B">
              <w:rPr>
                <w:rStyle w:val="ac"/>
                <w:noProof/>
              </w:rPr>
              <w:t>2.3.1</w:t>
            </w:r>
            <w:r w:rsidR="00B91693" w:rsidRPr="0004242B">
              <w:rPr>
                <w:rStyle w:val="ac"/>
                <w:noProof/>
              </w:rPr>
              <w:t>移交产品</w:t>
            </w:r>
            <w:r w:rsidR="00B91693">
              <w:rPr>
                <w:noProof/>
                <w:webHidden/>
              </w:rPr>
              <w:tab/>
            </w:r>
            <w:r w:rsidR="00B91693">
              <w:rPr>
                <w:noProof/>
                <w:webHidden/>
              </w:rPr>
              <w:fldChar w:fldCharType="begin"/>
            </w:r>
            <w:r w:rsidR="00B91693">
              <w:rPr>
                <w:noProof/>
                <w:webHidden/>
              </w:rPr>
              <w:instrText xml:space="preserve"> PAGEREF _Toc531382721 \h </w:instrText>
            </w:r>
            <w:r w:rsidR="00B91693">
              <w:rPr>
                <w:noProof/>
                <w:webHidden/>
              </w:rPr>
            </w:r>
            <w:r w:rsidR="00B91693">
              <w:rPr>
                <w:noProof/>
                <w:webHidden/>
              </w:rPr>
              <w:fldChar w:fldCharType="separate"/>
            </w:r>
            <w:r w:rsidR="00B91693">
              <w:rPr>
                <w:noProof/>
                <w:webHidden/>
              </w:rPr>
              <w:t>8</w:t>
            </w:r>
            <w:r w:rsidR="00B91693">
              <w:rPr>
                <w:noProof/>
                <w:webHidden/>
              </w:rPr>
              <w:fldChar w:fldCharType="end"/>
            </w:r>
          </w:hyperlink>
        </w:p>
        <w:p w14:paraId="5B16879D" w14:textId="21C03D3F" w:rsidR="00B91693" w:rsidRDefault="00E91534">
          <w:pPr>
            <w:pStyle w:val="TOC3"/>
            <w:tabs>
              <w:tab w:val="right" w:leader="dot" w:pos="8296"/>
            </w:tabs>
            <w:rPr>
              <w:rFonts w:cstheme="minorBidi"/>
              <w:noProof/>
              <w:kern w:val="2"/>
              <w:sz w:val="21"/>
            </w:rPr>
          </w:pPr>
          <w:hyperlink w:anchor="_Toc531382722" w:history="1">
            <w:r w:rsidR="00B91693" w:rsidRPr="0004242B">
              <w:rPr>
                <w:rStyle w:val="ac"/>
                <w:noProof/>
              </w:rPr>
              <w:t>2.3.2</w:t>
            </w:r>
            <w:r w:rsidR="00B91693" w:rsidRPr="0004242B">
              <w:rPr>
                <w:rStyle w:val="ac"/>
                <w:noProof/>
              </w:rPr>
              <w:t>非移交产品</w:t>
            </w:r>
            <w:r w:rsidR="00B91693">
              <w:rPr>
                <w:noProof/>
                <w:webHidden/>
              </w:rPr>
              <w:tab/>
            </w:r>
            <w:r w:rsidR="00B91693">
              <w:rPr>
                <w:noProof/>
                <w:webHidden/>
              </w:rPr>
              <w:fldChar w:fldCharType="begin"/>
            </w:r>
            <w:r w:rsidR="00B91693">
              <w:rPr>
                <w:noProof/>
                <w:webHidden/>
              </w:rPr>
              <w:instrText xml:space="preserve"> PAGEREF _Toc531382722 \h </w:instrText>
            </w:r>
            <w:r w:rsidR="00B91693">
              <w:rPr>
                <w:noProof/>
                <w:webHidden/>
              </w:rPr>
            </w:r>
            <w:r w:rsidR="00B91693">
              <w:rPr>
                <w:noProof/>
                <w:webHidden/>
              </w:rPr>
              <w:fldChar w:fldCharType="separate"/>
            </w:r>
            <w:r w:rsidR="00B91693">
              <w:rPr>
                <w:noProof/>
                <w:webHidden/>
              </w:rPr>
              <w:t>8</w:t>
            </w:r>
            <w:r w:rsidR="00B91693">
              <w:rPr>
                <w:noProof/>
                <w:webHidden/>
              </w:rPr>
              <w:fldChar w:fldCharType="end"/>
            </w:r>
          </w:hyperlink>
        </w:p>
        <w:p w14:paraId="0A5D6D60" w14:textId="051F8D60" w:rsidR="00B91693" w:rsidRDefault="00E91534">
          <w:pPr>
            <w:pStyle w:val="TOC2"/>
            <w:tabs>
              <w:tab w:val="right" w:leader="dot" w:pos="8296"/>
            </w:tabs>
            <w:rPr>
              <w:rFonts w:cstheme="minorBidi"/>
              <w:noProof/>
              <w:kern w:val="2"/>
              <w:sz w:val="21"/>
            </w:rPr>
          </w:pPr>
          <w:hyperlink w:anchor="_Toc531382723" w:history="1">
            <w:r w:rsidR="00B91693" w:rsidRPr="0004242B">
              <w:rPr>
                <w:rStyle w:val="ac"/>
                <w:noProof/>
              </w:rPr>
              <w:t>2.4</w:t>
            </w:r>
            <w:r w:rsidR="00B91693" w:rsidRPr="0004242B">
              <w:rPr>
                <w:rStyle w:val="ac"/>
                <w:noProof/>
              </w:rPr>
              <w:t>验收标准</w:t>
            </w:r>
            <w:r w:rsidR="00B91693">
              <w:rPr>
                <w:noProof/>
                <w:webHidden/>
              </w:rPr>
              <w:tab/>
            </w:r>
            <w:r w:rsidR="00B91693">
              <w:rPr>
                <w:noProof/>
                <w:webHidden/>
              </w:rPr>
              <w:fldChar w:fldCharType="begin"/>
            </w:r>
            <w:r w:rsidR="00B91693">
              <w:rPr>
                <w:noProof/>
                <w:webHidden/>
              </w:rPr>
              <w:instrText xml:space="preserve"> PAGEREF _Toc531382723 \h </w:instrText>
            </w:r>
            <w:r w:rsidR="00B91693">
              <w:rPr>
                <w:noProof/>
                <w:webHidden/>
              </w:rPr>
            </w:r>
            <w:r w:rsidR="00B91693">
              <w:rPr>
                <w:noProof/>
                <w:webHidden/>
              </w:rPr>
              <w:fldChar w:fldCharType="separate"/>
            </w:r>
            <w:r w:rsidR="00B91693">
              <w:rPr>
                <w:noProof/>
                <w:webHidden/>
              </w:rPr>
              <w:t>9</w:t>
            </w:r>
            <w:r w:rsidR="00B91693">
              <w:rPr>
                <w:noProof/>
                <w:webHidden/>
              </w:rPr>
              <w:fldChar w:fldCharType="end"/>
            </w:r>
          </w:hyperlink>
        </w:p>
        <w:p w14:paraId="3D39BF76" w14:textId="130EF8F1" w:rsidR="00B91693" w:rsidRDefault="00E91534">
          <w:pPr>
            <w:pStyle w:val="TOC2"/>
            <w:tabs>
              <w:tab w:val="right" w:leader="dot" w:pos="8296"/>
            </w:tabs>
            <w:rPr>
              <w:rFonts w:cstheme="minorBidi"/>
              <w:noProof/>
              <w:kern w:val="2"/>
              <w:sz w:val="21"/>
            </w:rPr>
          </w:pPr>
          <w:hyperlink w:anchor="_Toc531382724" w:history="1">
            <w:r w:rsidR="00B91693" w:rsidRPr="0004242B">
              <w:rPr>
                <w:rStyle w:val="ac"/>
                <w:noProof/>
              </w:rPr>
              <w:t xml:space="preserve">2.5 </w:t>
            </w:r>
            <w:r w:rsidR="00B91693" w:rsidRPr="0004242B">
              <w:rPr>
                <w:rStyle w:val="ac"/>
                <w:noProof/>
              </w:rPr>
              <w:t>最后交付期限</w:t>
            </w:r>
            <w:r w:rsidR="00B91693">
              <w:rPr>
                <w:noProof/>
                <w:webHidden/>
              </w:rPr>
              <w:tab/>
            </w:r>
            <w:r w:rsidR="00B91693">
              <w:rPr>
                <w:noProof/>
                <w:webHidden/>
              </w:rPr>
              <w:fldChar w:fldCharType="begin"/>
            </w:r>
            <w:r w:rsidR="00B91693">
              <w:rPr>
                <w:noProof/>
                <w:webHidden/>
              </w:rPr>
              <w:instrText xml:space="preserve"> PAGEREF _Toc531382724 \h </w:instrText>
            </w:r>
            <w:r w:rsidR="00B91693">
              <w:rPr>
                <w:noProof/>
                <w:webHidden/>
              </w:rPr>
            </w:r>
            <w:r w:rsidR="00B91693">
              <w:rPr>
                <w:noProof/>
                <w:webHidden/>
              </w:rPr>
              <w:fldChar w:fldCharType="separate"/>
            </w:r>
            <w:r w:rsidR="00B91693">
              <w:rPr>
                <w:noProof/>
                <w:webHidden/>
              </w:rPr>
              <w:t>9</w:t>
            </w:r>
            <w:r w:rsidR="00B91693">
              <w:rPr>
                <w:noProof/>
                <w:webHidden/>
              </w:rPr>
              <w:fldChar w:fldCharType="end"/>
            </w:r>
          </w:hyperlink>
        </w:p>
        <w:p w14:paraId="6B72E58F" w14:textId="48D33B40" w:rsidR="00B91693" w:rsidRDefault="00E91534">
          <w:pPr>
            <w:pStyle w:val="TOC1"/>
            <w:tabs>
              <w:tab w:val="right" w:leader="dot" w:pos="8296"/>
            </w:tabs>
            <w:rPr>
              <w:rFonts w:cstheme="minorBidi"/>
              <w:noProof/>
              <w:kern w:val="2"/>
              <w:sz w:val="21"/>
            </w:rPr>
          </w:pPr>
          <w:hyperlink w:anchor="_Toc531382725" w:history="1">
            <w:r w:rsidR="00B91693" w:rsidRPr="0004242B">
              <w:rPr>
                <w:rStyle w:val="ac"/>
                <w:noProof/>
              </w:rPr>
              <w:t>3.</w:t>
            </w:r>
            <w:r w:rsidR="00B91693" w:rsidRPr="0004242B">
              <w:rPr>
                <w:rStyle w:val="ac"/>
                <w:noProof/>
              </w:rPr>
              <w:t>项目组织</w:t>
            </w:r>
            <w:r w:rsidR="00B91693">
              <w:rPr>
                <w:noProof/>
                <w:webHidden/>
              </w:rPr>
              <w:tab/>
            </w:r>
            <w:r w:rsidR="00B91693">
              <w:rPr>
                <w:noProof/>
                <w:webHidden/>
              </w:rPr>
              <w:fldChar w:fldCharType="begin"/>
            </w:r>
            <w:r w:rsidR="00B91693">
              <w:rPr>
                <w:noProof/>
                <w:webHidden/>
              </w:rPr>
              <w:instrText xml:space="preserve"> PAGEREF _Toc531382725 \h </w:instrText>
            </w:r>
            <w:r w:rsidR="00B91693">
              <w:rPr>
                <w:noProof/>
                <w:webHidden/>
              </w:rPr>
            </w:r>
            <w:r w:rsidR="00B91693">
              <w:rPr>
                <w:noProof/>
                <w:webHidden/>
              </w:rPr>
              <w:fldChar w:fldCharType="separate"/>
            </w:r>
            <w:r w:rsidR="00B91693">
              <w:rPr>
                <w:noProof/>
                <w:webHidden/>
              </w:rPr>
              <w:t>9</w:t>
            </w:r>
            <w:r w:rsidR="00B91693">
              <w:rPr>
                <w:noProof/>
                <w:webHidden/>
              </w:rPr>
              <w:fldChar w:fldCharType="end"/>
            </w:r>
          </w:hyperlink>
        </w:p>
        <w:p w14:paraId="31DD9B08" w14:textId="7440D03D" w:rsidR="00B91693" w:rsidRDefault="00E91534">
          <w:pPr>
            <w:pStyle w:val="TOC2"/>
            <w:tabs>
              <w:tab w:val="right" w:leader="dot" w:pos="8296"/>
            </w:tabs>
            <w:rPr>
              <w:rFonts w:cstheme="minorBidi"/>
              <w:noProof/>
              <w:kern w:val="2"/>
              <w:sz w:val="21"/>
            </w:rPr>
          </w:pPr>
          <w:hyperlink w:anchor="_Toc531382726" w:history="1">
            <w:r w:rsidR="00B91693" w:rsidRPr="0004242B">
              <w:rPr>
                <w:rStyle w:val="ac"/>
                <w:noProof/>
              </w:rPr>
              <w:t>3.1</w:t>
            </w:r>
            <w:r w:rsidR="00B91693" w:rsidRPr="0004242B">
              <w:rPr>
                <w:rStyle w:val="ac"/>
                <w:noProof/>
              </w:rPr>
              <w:t>组织结构分解</w:t>
            </w:r>
            <w:r w:rsidR="00B91693">
              <w:rPr>
                <w:noProof/>
                <w:webHidden/>
              </w:rPr>
              <w:tab/>
            </w:r>
            <w:r w:rsidR="00B91693">
              <w:rPr>
                <w:noProof/>
                <w:webHidden/>
              </w:rPr>
              <w:fldChar w:fldCharType="begin"/>
            </w:r>
            <w:r w:rsidR="00B91693">
              <w:rPr>
                <w:noProof/>
                <w:webHidden/>
              </w:rPr>
              <w:instrText xml:space="preserve"> PAGEREF _Toc531382726 \h </w:instrText>
            </w:r>
            <w:r w:rsidR="00B91693">
              <w:rPr>
                <w:noProof/>
                <w:webHidden/>
              </w:rPr>
            </w:r>
            <w:r w:rsidR="00B91693">
              <w:rPr>
                <w:noProof/>
                <w:webHidden/>
              </w:rPr>
              <w:fldChar w:fldCharType="separate"/>
            </w:r>
            <w:r w:rsidR="00B91693">
              <w:rPr>
                <w:noProof/>
                <w:webHidden/>
              </w:rPr>
              <w:t>9</w:t>
            </w:r>
            <w:r w:rsidR="00B91693">
              <w:rPr>
                <w:noProof/>
                <w:webHidden/>
              </w:rPr>
              <w:fldChar w:fldCharType="end"/>
            </w:r>
          </w:hyperlink>
        </w:p>
        <w:p w14:paraId="1D9153F5" w14:textId="687459FB" w:rsidR="00B91693" w:rsidRDefault="00E91534">
          <w:pPr>
            <w:pStyle w:val="TOC2"/>
            <w:tabs>
              <w:tab w:val="right" w:leader="dot" w:pos="8296"/>
            </w:tabs>
            <w:rPr>
              <w:rFonts w:cstheme="minorBidi"/>
              <w:noProof/>
              <w:kern w:val="2"/>
              <w:sz w:val="21"/>
            </w:rPr>
          </w:pPr>
          <w:hyperlink w:anchor="_Toc531382727" w:history="1">
            <w:r w:rsidR="00B91693" w:rsidRPr="0004242B">
              <w:rPr>
                <w:rStyle w:val="ac"/>
                <w:noProof/>
              </w:rPr>
              <w:t>3.2</w:t>
            </w:r>
            <w:r w:rsidR="00B91693" w:rsidRPr="0004242B">
              <w:rPr>
                <w:rStyle w:val="ac"/>
                <w:noProof/>
              </w:rPr>
              <w:t>工作任务的分解</w:t>
            </w:r>
            <w:r w:rsidR="00B91693">
              <w:rPr>
                <w:noProof/>
                <w:webHidden/>
              </w:rPr>
              <w:tab/>
            </w:r>
            <w:r w:rsidR="00B91693">
              <w:rPr>
                <w:noProof/>
                <w:webHidden/>
              </w:rPr>
              <w:fldChar w:fldCharType="begin"/>
            </w:r>
            <w:r w:rsidR="00B91693">
              <w:rPr>
                <w:noProof/>
                <w:webHidden/>
              </w:rPr>
              <w:instrText xml:space="preserve"> PAGEREF _Toc531382727 \h </w:instrText>
            </w:r>
            <w:r w:rsidR="00B91693">
              <w:rPr>
                <w:noProof/>
                <w:webHidden/>
              </w:rPr>
            </w:r>
            <w:r w:rsidR="00B91693">
              <w:rPr>
                <w:noProof/>
                <w:webHidden/>
              </w:rPr>
              <w:fldChar w:fldCharType="separate"/>
            </w:r>
            <w:r w:rsidR="00B91693">
              <w:rPr>
                <w:noProof/>
                <w:webHidden/>
              </w:rPr>
              <w:t>9</w:t>
            </w:r>
            <w:r w:rsidR="00B91693">
              <w:rPr>
                <w:noProof/>
                <w:webHidden/>
              </w:rPr>
              <w:fldChar w:fldCharType="end"/>
            </w:r>
          </w:hyperlink>
        </w:p>
        <w:p w14:paraId="6B4E8D82" w14:textId="23DF7FEC" w:rsidR="00B91693" w:rsidRDefault="00E91534">
          <w:pPr>
            <w:pStyle w:val="TOC2"/>
            <w:tabs>
              <w:tab w:val="right" w:leader="dot" w:pos="8296"/>
            </w:tabs>
            <w:rPr>
              <w:rFonts w:cstheme="minorBidi"/>
              <w:noProof/>
              <w:kern w:val="2"/>
              <w:sz w:val="21"/>
            </w:rPr>
          </w:pPr>
          <w:hyperlink w:anchor="_Toc531382728" w:history="1">
            <w:r w:rsidR="00B91693" w:rsidRPr="0004242B">
              <w:rPr>
                <w:rStyle w:val="ac"/>
                <w:noProof/>
              </w:rPr>
              <w:t xml:space="preserve">3.3 </w:t>
            </w:r>
            <w:r w:rsidR="00B91693" w:rsidRPr="0004242B">
              <w:rPr>
                <w:rStyle w:val="ac"/>
                <w:noProof/>
              </w:rPr>
              <w:t>接口人员</w:t>
            </w:r>
            <w:r w:rsidR="00B91693">
              <w:rPr>
                <w:noProof/>
                <w:webHidden/>
              </w:rPr>
              <w:tab/>
            </w:r>
            <w:r w:rsidR="00B91693">
              <w:rPr>
                <w:noProof/>
                <w:webHidden/>
              </w:rPr>
              <w:fldChar w:fldCharType="begin"/>
            </w:r>
            <w:r w:rsidR="00B91693">
              <w:rPr>
                <w:noProof/>
                <w:webHidden/>
              </w:rPr>
              <w:instrText xml:space="preserve"> PAGEREF _Toc531382728 \h </w:instrText>
            </w:r>
            <w:r w:rsidR="00B91693">
              <w:rPr>
                <w:noProof/>
                <w:webHidden/>
              </w:rPr>
            </w:r>
            <w:r w:rsidR="00B91693">
              <w:rPr>
                <w:noProof/>
                <w:webHidden/>
              </w:rPr>
              <w:fldChar w:fldCharType="separate"/>
            </w:r>
            <w:r w:rsidR="00B91693">
              <w:rPr>
                <w:noProof/>
                <w:webHidden/>
              </w:rPr>
              <w:t>10</w:t>
            </w:r>
            <w:r w:rsidR="00B91693">
              <w:rPr>
                <w:noProof/>
                <w:webHidden/>
              </w:rPr>
              <w:fldChar w:fldCharType="end"/>
            </w:r>
          </w:hyperlink>
        </w:p>
        <w:p w14:paraId="3F979436" w14:textId="6A3A6DAF" w:rsidR="00B91693" w:rsidRDefault="00E91534">
          <w:pPr>
            <w:pStyle w:val="TOC2"/>
            <w:tabs>
              <w:tab w:val="right" w:leader="dot" w:pos="8296"/>
            </w:tabs>
            <w:rPr>
              <w:rFonts w:cstheme="minorBidi"/>
              <w:noProof/>
              <w:kern w:val="2"/>
              <w:sz w:val="21"/>
            </w:rPr>
          </w:pPr>
          <w:hyperlink w:anchor="_Toc531382729" w:history="1">
            <w:r w:rsidR="00B91693" w:rsidRPr="0004242B">
              <w:rPr>
                <w:rStyle w:val="ac"/>
                <w:noProof/>
              </w:rPr>
              <w:t xml:space="preserve">3.4 </w:t>
            </w:r>
            <w:r w:rsidR="00B91693" w:rsidRPr="0004242B">
              <w:rPr>
                <w:rStyle w:val="ac"/>
                <w:noProof/>
              </w:rPr>
              <w:t>进度</w:t>
            </w:r>
            <w:r w:rsidR="00B91693">
              <w:rPr>
                <w:noProof/>
                <w:webHidden/>
              </w:rPr>
              <w:tab/>
            </w:r>
            <w:r w:rsidR="00B91693">
              <w:rPr>
                <w:noProof/>
                <w:webHidden/>
              </w:rPr>
              <w:fldChar w:fldCharType="begin"/>
            </w:r>
            <w:r w:rsidR="00B91693">
              <w:rPr>
                <w:noProof/>
                <w:webHidden/>
              </w:rPr>
              <w:instrText xml:space="preserve"> PAGEREF _Toc531382729 \h </w:instrText>
            </w:r>
            <w:r w:rsidR="00B91693">
              <w:rPr>
                <w:noProof/>
                <w:webHidden/>
              </w:rPr>
            </w:r>
            <w:r w:rsidR="00B91693">
              <w:rPr>
                <w:noProof/>
                <w:webHidden/>
              </w:rPr>
              <w:fldChar w:fldCharType="separate"/>
            </w:r>
            <w:r w:rsidR="00B91693">
              <w:rPr>
                <w:noProof/>
                <w:webHidden/>
              </w:rPr>
              <w:t>10</w:t>
            </w:r>
            <w:r w:rsidR="00B91693">
              <w:rPr>
                <w:noProof/>
                <w:webHidden/>
              </w:rPr>
              <w:fldChar w:fldCharType="end"/>
            </w:r>
          </w:hyperlink>
        </w:p>
        <w:p w14:paraId="351DA952" w14:textId="53D17C76" w:rsidR="00B91693" w:rsidRDefault="00E91534">
          <w:pPr>
            <w:pStyle w:val="TOC1"/>
            <w:tabs>
              <w:tab w:val="right" w:leader="dot" w:pos="8296"/>
            </w:tabs>
            <w:rPr>
              <w:rFonts w:cstheme="minorBidi"/>
              <w:noProof/>
              <w:kern w:val="2"/>
              <w:sz w:val="21"/>
            </w:rPr>
          </w:pPr>
          <w:hyperlink w:anchor="_Toc531382730" w:history="1">
            <w:r w:rsidR="00B91693" w:rsidRPr="0004242B">
              <w:rPr>
                <w:rStyle w:val="ac"/>
                <w:noProof/>
              </w:rPr>
              <w:t>4.</w:t>
            </w:r>
            <w:r w:rsidR="00B91693" w:rsidRPr="0004242B">
              <w:rPr>
                <w:rStyle w:val="ac"/>
                <w:noProof/>
              </w:rPr>
              <w:t>范围管理计划</w:t>
            </w:r>
            <w:r w:rsidR="00B91693">
              <w:rPr>
                <w:noProof/>
                <w:webHidden/>
              </w:rPr>
              <w:tab/>
            </w:r>
            <w:r w:rsidR="00B91693">
              <w:rPr>
                <w:noProof/>
                <w:webHidden/>
              </w:rPr>
              <w:fldChar w:fldCharType="begin"/>
            </w:r>
            <w:r w:rsidR="00B91693">
              <w:rPr>
                <w:noProof/>
                <w:webHidden/>
              </w:rPr>
              <w:instrText xml:space="preserve"> PAGEREF _Toc531382730 \h </w:instrText>
            </w:r>
            <w:r w:rsidR="00B91693">
              <w:rPr>
                <w:noProof/>
                <w:webHidden/>
              </w:rPr>
            </w:r>
            <w:r w:rsidR="00B91693">
              <w:rPr>
                <w:noProof/>
                <w:webHidden/>
              </w:rPr>
              <w:fldChar w:fldCharType="separate"/>
            </w:r>
            <w:r w:rsidR="00B91693">
              <w:rPr>
                <w:noProof/>
                <w:webHidden/>
              </w:rPr>
              <w:t>10</w:t>
            </w:r>
            <w:r w:rsidR="00B91693">
              <w:rPr>
                <w:noProof/>
                <w:webHidden/>
              </w:rPr>
              <w:fldChar w:fldCharType="end"/>
            </w:r>
          </w:hyperlink>
        </w:p>
        <w:p w14:paraId="4DF57020" w14:textId="62B16260" w:rsidR="00B91693" w:rsidRDefault="00E91534">
          <w:pPr>
            <w:pStyle w:val="TOC2"/>
            <w:tabs>
              <w:tab w:val="right" w:leader="dot" w:pos="8296"/>
            </w:tabs>
            <w:rPr>
              <w:rFonts w:cstheme="minorBidi"/>
              <w:noProof/>
              <w:kern w:val="2"/>
              <w:sz w:val="21"/>
            </w:rPr>
          </w:pPr>
          <w:hyperlink w:anchor="_Toc531382731" w:history="1">
            <w:r w:rsidR="00B91693" w:rsidRPr="0004242B">
              <w:rPr>
                <w:rStyle w:val="ac"/>
                <w:noProof/>
              </w:rPr>
              <w:t>4.1</w:t>
            </w:r>
            <w:r w:rsidR="00B91693" w:rsidRPr="0004242B">
              <w:rPr>
                <w:rStyle w:val="ac"/>
                <w:noProof/>
              </w:rPr>
              <w:t>第一个版本的范围</w:t>
            </w:r>
            <w:r w:rsidR="00B91693">
              <w:rPr>
                <w:noProof/>
                <w:webHidden/>
              </w:rPr>
              <w:tab/>
            </w:r>
            <w:r w:rsidR="00B91693">
              <w:rPr>
                <w:noProof/>
                <w:webHidden/>
              </w:rPr>
              <w:fldChar w:fldCharType="begin"/>
            </w:r>
            <w:r w:rsidR="00B91693">
              <w:rPr>
                <w:noProof/>
                <w:webHidden/>
              </w:rPr>
              <w:instrText xml:space="preserve"> PAGEREF _Toc531382731 \h </w:instrText>
            </w:r>
            <w:r w:rsidR="00B91693">
              <w:rPr>
                <w:noProof/>
                <w:webHidden/>
              </w:rPr>
            </w:r>
            <w:r w:rsidR="00B91693">
              <w:rPr>
                <w:noProof/>
                <w:webHidden/>
              </w:rPr>
              <w:fldChar w:fldCharType="separate"/>
            </w:r>
            <w:r w:rsidR="00B91693">
              <w:rPr>
                <w:noProof/>
                <w:webHidden/>
              </w:rPr>
              <w:t>10</w:t>
            </w:r>
            <w:r w:rsidR="00B91693">
              <w:rPr>
                <w:noProof/>
                <w:webHidden/>
              </w:rPr>
              <w:fldChar w:fldCharType="end"/>
            </w:r>
          </w:hyperlink>
        </w:p>
        <w:p w14:paraId="5BDB6473" w14:textId="391674EC" w:rsidR="00B91693" w:rsidRDefault="00E91534">
          <w:pPr>
            <w:pStyle w:val="TOC2"/>
            <w:tabs>
              <w:tab w:val="right" w:leader="dot" w:pos="8296"/>
            </w:tabs>
            <w:rPr>
              <w:rFonts w:cstheme="minorBidi"/>
              <w:noProof/>
              <w:kern w:val="2"/>
              <w:sz w:val="21"/>
            </w:rPr>
          </w:pPr>
          <w:hyperlink w:anchor="_Toc531382732" w:history="1">
            <w:r w:rsidR="00B91693" w:rsidRPr="0004242B">
              <w:rPr>
                <w:rStyle w:val="ac"/>
                <w:noProof/>
              </w:rPr>
              <w:t>4.2</w:t>
            </w:r>
            <w:r w:rsidR="00B91693" w:rsidRPr="0004242B">
              <w:rPr>
                <w:rStyle w:val="ac"/>
                <w:noProof/>
              </w:rPr>
              <w:t>后续版本的产品范围</w:t>
            </w:r>
            <w:r w:rsidR="00B91693">
              <w:rPr>
                <w:noProof/>
                <w:webHidden/>
              </w:rPr>
              <w:tab/>
            </w:r>
            <w:r w:rsidR="00B91693">
              <w:rPr>
                <w:noProof/>
                <w:webHidden/>
              </w:rPr>
              <w:fldChar w:fldCharType="begin"/>
            </w:r>
            <w:r w:rsidR="00B91693">
              <w:rPr>
                <w:noProof/>
                <w:webHidden/>
              </w:rPr>
              <w:instrText xml:space="preserve"> PAGEREF _Toc531382732 \h </w:instrText>
            </w:r>
            <w:r w:rsidR="00B91693">
              <w:rPr>
                <w:noProof/>
                <w:webHidden/>
              </w:rPr>
            </w:r>
            <w:r w:rsidR="00B91693">
              <w:rPr>
                <w:noProof/>
                <w:webHidden/>
              </w:rPr>
              <w:fldChar w:fldCharType="separate"/>
            </w:r>
            <w:r w:rsidR="00B91693">
              <w:rPr>
                <w:noProof/>
                <w:webHidden/>
              </w:rPr>
              <w:t>11</w:t>
            </w:r>
            <w:r w:rsidR="00B91693">
              <w:rPr>
                <w:noProof/>
                <w:webHidden/>
              </w:rPr>
              <w:fldChar w:fldCharType="end"/>
            </w:r>
          </w:hyperlink>
        </w:p>
        <w:p w14:paraId="0AA96E0A" w14:textId="5BB3ED2D" w:rsidR="00B91693" w:rsidRDefault="00E91534">
          <w:pPr>
            <w:pStyle w:val="TOC2"/>
            <w:tabs>
              <w:tab w:val="right" w:leader="dot" w:pos="8296"/>
            </w:tabs>
            <w:rPr>
              <w:rFonts w:cstheme="minorBidi"/>
              <w:noProof/>
              <w:kern w:val="2"/>
              <w:sz w:val="21"/>
            </w:rPr>
          </w:pPr>
          <w:hyperlink w:anchor="_Toc531382733" w:history="1">
            <w:r w:rsidR="00B91693" w:rsidRPr="0004242B">
              <w:rPr>
                <w:rStyle w:val="ac"/>
                <w:noProof/>
              </w:rPr>
              <w:t>4.3</w:t>
            </w:r>
            <w:r w:rsidR="00B91693" w:rsidRPr="0004242B">
              <w:rPr>
                <w:rStyle w:val="ac"/>
                <w:noProof/>
              </w:rPr>
              <w:t>工作的范围</w:t>
            </w:r>
            <w:r w:rsidR="00B91693">
              <w:rPr>
                <w:noProof/>
                <w:webHidden/>
              </w:rPr>
              <w:tab/>
            </w:r>
            <w:r w:rsidR="00B91693">
              <w:rPr>
                <w:noProof/>
                <w:webHidden/>
              </w:rPr>
              <w:fldChar w:fldCharType="begin"/>
            </w:r>
            <w:r w:rsidR="00B91693">
              <w:rPr>
                <w:noProof/>
                <w:webHidden/>
              </w:rPr>
              <w:instrText xml:space="preserve"> PAGEREF _Toc531382733 \h </w:instrText>
            </w:r>
            <w:r w:rsidR="00B91693">
              <w:rPr>
                <w:noProof/>
                <w:webHidden/>
              </w:rPr>
            </w:r>
            <w:r w:rsidR="00B91693">
              <w:rPr>
                <w:noProof/>
                <w:webHidden/>
              </w:rPr>
              <w:fldChar w:fldCharType="separate"/>
            </w:r>
            <w:r w:rsidR="00B91693">
              <w:rPr>
                <w:noProof/>
                <w:webHidden/>
              </w:rPr>
              <w:t>11</w:t>
            </w:r>
            <w:r w:rsidR="00B91693">
              <w:rPr>
                <w:noProof/>
                <w:webHidden/>
              </w:rPr>
              <w:fldChar w:fldCharType="end"/>
            </w:r>
          </w:hyperlink>
        </w:p>
        <w:p w14:paraId="20EF3C71" w14:textId="1E8B4064" w:rsidR="00B91693" w:rsidRDefault="00E91534">
          <w:pPr>
            <w:pStyle w:val="TOC2"/>
            <w:tabs>
              <w:tab w:val="right" w:leader="dot" w:pos="8296"/>
            </w:tabs>
            <w:rPr>
              <w:rFonts w:cstheme="minorBidi"/>
              <w:noProof/>
              <w:kern w:val="2"/>
              <w:sz w:val="21"/>
            </w:rPr>
          </w:pPr>
          <w:hyperlink w:anchor="_Toc531382734" w:history="1">
            <w:r w:rsidR="00B91693" w:rsidRPr="0004242B">
              <w:rPr>
                <w:rStyle w:val="ac"/>
                <w:noProof/>
              </w:rPr>
              <w:t>4.4</w:t>
            </w:r>
            <w:r w:rsidR="00B91693" w:rsidRPr="0004242B">
              <w:rPr>
                <w:rStyle w:val="ac"/>
                <w:noProof/>
              </w:rPr>
              <w:t>范围控制与变更</w:t>
            </w:r>
            <w:r w:rsidR="00B91693">
              <w:rPr>
                <w:noProof/>
                <w:webHidden/>
              </w:rPr>
              <w:tab/>
            </w:r>
            <w:r w:rsidR="00B91693">
              <w:rPr>
                <w:noProof/>
                <w:webHidden/>
              </w:rPr>
              <w:fldChar w:fldCharType="begin"/>
            </w:r>
            <w:r w:rsidR="00B91693">
              <w:rPr>
                <w:noProof/>
                <w:webHidden/>
              </w:rPr>
              <w:instrText xml:space="preserve"> PAGEREF _Toc531382734 \h </w:instrText>
            </w:r>
            <w:r w:rsidR="00B91693">
              <w:rPr>
                <w:noProof/>
                <w:webHidden/>
              </w:rPr>
            </w:r>
            <w:r w:rsidR="00B91693">
              <w:rPr>
                <w:noProof/>
                <w:webHidden/>
              </w:rPr>
              <w:fldChar w:fldCharType="separate"/>
            </w:r>
            <w:r w:rsidR="00B91693">
              <w:rPr>
                <w:noProof/>
                <w:webHidden/>
              </w:rPr>
              <w:t>12</w:t>
            </w:r>
            <w:r w:rsidR="00B91693">
              <w:rPr>
                <w:noProof/>
                <w:webHidden/>
              </w:rPr>
              <w:fldChar w:fldCharType="end"/>
            </w:r>
          </w:hyperlink>
        </w:p>
        <w:p w14:paraId="14EE877B" w14:textId="4B0B9EE2" w:rsidR="00B91693" w:rsidRDefault="00E91534">
          <w:pPr>
            <w:pStyle w:val="TOC2"/>
            <w:tabs>
              <w:tab w:val="right" w:leader="dot" w:pos="8296"/>
            </w:tabs>
            <w:rPr>
              <w:rFonts w:cstheme="minorBidi"/>
              <w:noProof/>
              <w:kern w:val="2"/>
              <w:sz w:val="21"/>
            </w:rPr>
          </w:pPr>
          <w:hyperlink w:anchor="_Toc531382735" w:history="1">
            <w:r w:rsidR="00B91693" w:rsidRPr="0004242B">
              <w:rPr>
                <w:rStyle w:val="ac"/>
                <w:noProof/>
              </w:rPr>
              <w:t>4.5</w:t>
            </w:r>
            <w:r w:rsidR="00B91693" w:rsidRPr="0004242B">
              <w:rPr>
                <w:rStyle w:val="ac"/>
                <w:noProof/>
              </w:rPr>
              <w:t>约束条件和支持</w:t>
            </w:r>
            <w:r w:rsidR="00B91693">
              <w:rPr>
                <w:noProof/>
                <w:webHidden/>
              </w:rPr>
              <w:tab/>
            </w:r>
            <w:r w:rsidR="00B91693">
              <w:rPr>
                <w:noProof/>
                <w:webHidden/>
              </w:rPr>
              <w:fldChar w:fldCharType="begin"/>
            </w:r>
            <w:r w:rsidR="00B91693">
              <w:rPr>
                <w:noProof/>
                <w:webHidden/>
              </w:rPr>
              <w:instrText xml:space="preserve"> PAGEREF _Toc531382735 \h </w:instrText>
            </w:r>
            <w:r w:rsidR="00B91693">
              <w:rPr>
                <w:noProof/>
                <w:webHidden/>
              </w:rPr>
            </w:r>
            <w:r w:rsidR="00B91693">
              <w:rPr>
                <w:noProof/>
                <w:webHidden/>
              </w:rPr>
              <w:fldChar w:fldCharType="separate"/>
            </w:r>
            <w:r w:rsidR="00B91693">
              <w:rPr>
                <w:noProof/>
                <w:webHidden/>
              </w:rPr>
              <w:t>12</w:t>
            </w:r>
            <w:r w:rsidR="00B91693">
              <w:rPr>
                <w:noProof/>
                <w:webHidden/>
              </w:rPr>
              <w:fldChar w:fldCharType="end"/>
            </w:r>
          </w:hyperlink>
        </w:p>
        <w:p w14:paraId="1DD037A7" w14:textId="43AC013B" w:rsidR="00B91693" w:rsidRDefault="00E91534">
          <w:pPr>
            <w:pStyle w:val="TOC1"/>
            <w:tabs>
              <w:tab w:val="right" w:leader="dot" w:pos="8296"/>
            </w:tabs>
            <w:rPr>
              <w:rFonts w:cstheme="minorBidi"/>
              <w:noProof/>
              <w:kern w:val="2"/>
              <w:sz w:val="21"/>
            </w:rPr>
          </w:pPr>
          <w:hyperlink w:anchor="_Toc531382736" w:history="1">
            <w:r w:rsidR="00B91693" w:rsidRPr="0004242B">
              <w:rPr>
                <w:rStyle w:val="ac"/>
                <w:noProof/>
              </w:rPr>
              <w:t>5.</w:t>
            </w:r>
            <w:r w:rsidR="00B91693" w:rsidRPr="0004242B">
              <w:rPr>
                <w:rStyle w:val="ac"/>
                <w:noProof/>
              </w:rPr>
              <w:t>成本管理计划</w:t>
            </w:r>
            <w:r w:rsidR="00B91693">
              <w:rPr>
                <w:noProof/>
                <w:webHidden/>
              </w:rPr>
              <w:tab/>
            </w:r>
            <w:r w:rsidR="00B91693">
              <w:rPr>
                <w:noProof/>
                <w:webHidden/>
              </w:rPr>
              <w:fldChar w:fldCharType="begin"/>
            </w:r>
            <w:r w:rsidR="00B91693">
              <w:rPr>
                <w:noProof/>
                <w:webHidden/>
              </w:rPr>
              <w:instrText xml:space="preserve"> PAGEREF _Toc531382736 \h </w:instrText>
            </w:r>
            <w:r w:rsidR="00B91693">
              <w:rPr>
                <w:noProof/>
                <w:webHidden/>
              </w:rPr>
            </w:r>
            <w:r w:rsidR="00B91693">
              <w:rPr>
                <w:noProof/>
                <w:webHidden/>
              </w:rPr>
              <w:fldChar w:fldCharType="separate"/>
            </w:r>
            <w:r w:rsidR="00B91693">
              <w:rPr>
                <w:noProof/>
                <w:webHidden/>
              </w:rPr>
              <w:t>13</w:t>
            </w:r>
            <w:r w:rsidR="00B91693">
              <w:rPr>
                <w:noProof/>
                <w:webHidden/>
              </w:rPr>
              <w:fldChar w:fldCharType="end"/>
            </w:r>
          </w:hyperlink>
        </w:p>
        <w:p w14:paraId="57F3BD76" w14:textId="06157072" w:rsidR="00B91693" w:rsidRDefault="00E91534">
          <w:pPr>
            <w:pStyle w:val="TOC2"/>
            <w:tabs>
              <w:tab w:val="right" w:leader="dot" w:pos="8296"/>
            </w:tabs>
            <w:rPr>
              <w:rFonts w:cstheme="minorBidi"/>
              <w:noProof/>
              <w:kern w:val="2"/>
              <w:sz w:val="21"/>
            </w:rPr>
          </w:pPr>
          <w:hyperlink w:anchor="_Toc531382737" w:history="1">
            <w:r w:rsidR="00B91693" w:rsidRPr="0004242B">
              <w:rPr>
                <w:rStyle w:val="ac"/>
                <w:noProof/>
              </w:rPr>
              <w:t xml:space="preserve">5.1 </w:t>
            </w:r>
            <w:r w:rsidR="00B91693" w:rsidRPr="0004242B">
              <w:rPr>
                <w:rStyle w:val="ac"/>
                <w:noProof/>
              </w:rPr>
              <w:t>成本估计</w:t>
            </w:r>
            <w:r w:rsidR="00B91693">
              <w:rPr>
                <w:noProof/>
                <w:webHidden/>
              </w:rPr>
              <w:tab/>
            </w:r>
            <w:r w:rsidR="00B91693">
              <w:rPr>
                <w:noProof/>
                <w:webHidden/>
              </w:rPr>
              <w:fldChar w:fldCharType="begin"/>
            </w:r>
            <w:r w:rsidR="00B91693">
              <w:rPr>
                <w:noProof/>
                <w:webHidden/>
              </w:rPr>
              <w:instrText xml:space="preserve"> PAGEREF _Toc531382737 \h </w:instrText>
            </w:r>
            <w:r w:rsidR="00B91693">
              <w:rPr>
                <w:noProof/>
                <w:webHidden/>
              </w:rPr>
            </w:r>
            <w:r w:rsidR="00B91693">
              <w:rPr>
                <w:noProof/>
                <w:webHidden/>
              </w:rPr>
              <w:fldChar w:fldCharType="separate"/>
            </w:r>
            <w:r w:rsidR="00B91693">
              <w:rPr>
                <w:noProof/>
                <w:webHidden/>
              </w:rPr>
              <w:t>13</w:t>
            </w:r>
            <w:r w:rsidR="00B91693">
              <w:rPr>
                <w:noProof/>
                <w:webHidden/>
              </w:rPr>
              <w:fldChar w:fldCharType="end"/>
            </w:r>
          </w:hyperlink>
        </w:p>
        <w:p w14:paraId="3CB82FC2" w14:textId="05A7FADA" w:rsidR="00B91693" w:rsidRDefault="00E91534">
          <w:pPr>
            <w:pStyle w:val="TOC3"/>
            <w:tabs>
              <w:tab w:val="right" w:leader="dot" w:pos="8296"/>
            </w:tabs>
            <w:rPr>
              <w:rFonts w:cstheme="minorBidi"/>
              <w:noProof/>
              <w:kern w:val="2"/>
              <w:sz w:val="21"/>
            </w:rPr>
          </w:pPr>
          <w:hyperlink w:anchor="_Toc531382738" w:history="1">
            <w:r w:rsidR="00B91693" w:rsidRPr="0004242B">
              <w:rPr>
                <w:rStyle w:val="ac"/>
                <w:noProof/>
              </w:rPr>
              <w:t xml:space="preserve">5.1.1 </w:t>
            </w:r>
            <w:r w:rsidR="00B91693" w:rsidRPr="0004242B">
              <w:rPr>
                <w:rStyle w:val="ac"/>
                <w:noProof/>
              </w:rPr>
              <w:t>计量单位</w:t>
            </w:r>
            <w:r w:rsidR="00B91693">
              <w:rPr>
                <w:noProof/>
                <w:webHidden/>
              </w:rPr>
              <w:tab/>
            </w:r>
            <w:r w:rsidR="00B91693">
              <w:rPr>
                <w:noProof/>
                <w:webHidden/>
              </w:rPr>
              <w:fldChar w:fldCharType="begin"/>
            </w:r>
            <w:r w:rsidR="00B91693">
              <w:rPr>
                <w:noProof/>
                <w:webHidden/>
              </w:rPr>
              <w:instrText xml:space="preserve"> PAGEREF _Toc531382738 \h </w:instrText>
            </w:r>
            <w:r w:rsidR="00B91693">
              <w:rPr>
                <w:noProof/>
                <w:webHidden/>
              </w:rPr>
            </w:r>
            <w:r w:rsidR="00B91693">
              <w:rPr>
                <w:noProof/>
                <w:webHidden/>
              </w:rPr>
              <w:fldChar w:fldCharType="separate"/>
            </w:r>
            <w:r w:rsidR="00B91693">
              <w:rPr>
                <w:noProof/>
                <w:webHidden/>
              </w:rPr>
              <w:t>13</w:t>
            </w:r>
            <w:r w:rsidR="00B91693">
              <w:rPr>
                <w:noProof/>
                <w:webHidden/>
              </w:rPr>
              <w:fldChar w:fldCharType="end"/>
            </w:r>
          </w:hyperlink>
        </w:p>
        <w:p w14:paraId="010D01CB" w14:textId="1559584A" w:rsidR="00B91693" w:rsidRDefault="00E91534">
          <w:pPr>
            <w:pStyle w:val="TOC3"/>
            <w:tabs>
              <w:tab w:val="right" w:leader="dot" w:pos="8296"/>
            </w:tabs>
            <w:rPr>
              <w:rFonts w:cstheme="minorBidi"/>
              <w:noProof/>
              <w:kern w:val="2"/>
              <w:sz w:val="21"/>
            </w:rPr>
          </w:pPr>
          <w:hyperlink w:anchor="_Toc531382739" w:history="1">
            <w:r w:rsidR="00B91693" w:rsidRPr="0004242B">
              <w:rPr>
                <w:rStyle w:val="ac"/>
                <w:noProof/>
              </w:rPr>
              <w:t xml:space="preserve">5.1.2 </w:t>
            </w:r>
            <w:r w:rsidR="00B91693" w:rsidRPr="0004242B">
              <w:rPr>
                <w:rStyle w:val="ac"/>
                <w:noProof/>
              </w:rPr>
              <w:t>精确度</w:t>
            </w:r>
            <w:r w:rsidR="00B91693">
              <w:rPr>
                <w:noProof/>
                <w:webHidden/>
              </w:rPr>
              <w:tab/>
            </w:r>
            <w:r w:rsidR="00B91693">
              <w:rPr>
                <w:noProof/>
                <w:webHidden/>
              </w:rPr>
              <w:fldChar w:fldCharType="begin"/>
            </w:r>
            <w:r w:rsidR="00B91693">
              <w:rPr>
                <w:noProof/>
                <w:webHidden/>
              </w:rPr>
              <w:instrText xml:space="preserve"> PAGEREF _Toc531382739 \h </w:instrText>
            </w:r>
            <w:r w:rsidR="00B91693">
              <w:rPr>
                <w:noProof/>
                <w:webHidden/>
              </w:rPr>
            </w:r>
            <w:r w:rsidR="00B91693">
              <w:rPr>
                <w:noProof/>
                <w:webHidden/>
              </w:rPr>
              <w:fldChar w:fldCharType="separate"/>
            </w:r>
            <w:r w:rsidR="00B91693">
              <w:rPr>
                <w:noProof/>
                <w:webHidden/>
              </w:rPr>
              <w:t>13</w:t>
            </w:r>
            <w:r w:rsidR="00B91693">
              <w:rPr>
                <w:noProof/>
                <w:webHidden/>
              </w:rPr>
              <w:fldChar w:fldCharType="end"/>
            </w:r>
          </w:hyperlink>
        </w:p>
        <w:p w14:paraId="6B0A73D4" w14:textId="1DA6C438" w:rsidR="00B91693" w:rsidRDefault="00E91534">
          <w:pPr>
            <w:pStyle w:val="TOC3"/>
            <w:tabs>
              <w:tab w:val="right" w:leader="dot" w:pos="8296"/>
            </w:tabs>
            <w:rPr>
              <w:rFonts w:cstheme="minorBidi"/>
              <w:noProof/>
              <w:kern w:val="2"/>
              <w:sz w:val="21"/>
            </w:rPr>
          </w:pPr>
          <w:hyperlink w:anchor="_Toc531382740" w:history="1">
            <w:r w:rsidR="00B91693" w:rsidRPr="0004242B">
              <w:rPr>
                <w:rStyle w:val="ac"/>
                <w:noProof/>
              </w:rPr>
              <w:t xml:space="preserve">5.1.3 </w:t>
            </w:r>
            <w:r w:rsidR="00B91693" w:rsidRPr="0004242B">
              <w:rPr>
                <w:rStyle w:val="ac"/>
                <w:noProof/>
              </w:rPr>
              <w:t>准确度</w:t>
            </w:r>
            <w:r w:rsidR="00B91693">
              <w:rPr>
                <w:noProof/>
                <w:webHidden/>
              </w:rPr>
              <w:tab/>
            </w:r>
            <w:r w:rsidR="00B91693">
              <w:rPr>
                <w:noProof/>
                <w:webHidden/>
              </w:rPr>
              <w:fldChar w:fldCharType="begin"/>
            </w:r>
            <w:r w:rsidR="00B91693">
              <w:rPr>
                <w:noProof/>
                <w:webHidden/>
              </w:rPr>
              <w:instrText xml:space="preserve"> PAGEREF _Toc531382740 \h </w:instrText>
            </w:r>
            <w:r w:rsidR="00B91693">
              <w:rPr>
                <w:noProof/>
                <w:webHidden/>
              </w:rPr>
            </w:r>
            <w:r w:rsidR="00B91693">
              <w:rPr>
                <w:noProof/>
                <w:webHidden/>
              </w:rPr>
              <w:fldChar w:fldCharType="separate"/>
            </w:r>
            <w:r w:rsidR="00B91693">
              <w:rPr>
                <w:noProof/>
                <w:webHidden/>
              </w:rPr>
              <w:t>13</w:t>
            </w:r>
            <w:r w:rsidR="00B91693">
              <w:rPr>
                <w:noProof/>
                <w:webHidden/>
              </w:rPr>
              <w:fldChar w:fldCharType="end"/>
            </w:r>
          </w:hyperlink>
        </w:p>
        <w:p w14:paraId="0B0A76DE" w14:textId="0ACDD10B" w:rsidR="00B91693" w:rsidRDefault="00E91534">
          <w:pPr>
            <w:pStyle w:val="TOC2"/>
            <w:tabs>
              <w:tab w:val="right" w:leader="dot" w:pos="8296"/>
            </w:tabs>
            <w:rPr>
              <w:rFonts w:cstheme="minorBidi"/>
              <w:noProof/>
              <w:kern w:val="2"/>
              <w:sz w:val="21"/>
            </w:rPr>
          </w:pPr>
          <w:hyperlink w:anchor="_Toc531382741" w:history="1">
            <w:r w:rsidR="00B91693" w:rsidRPr="0004242B">
              <w:rPr>
                <w:rStyle w:val="ac"/>
                <w:noProof/>
              </w:rPr>
              <w:t xml:space="preserve">5.2 </w:t>
            </w:r>
            <w:r w:rsidR="00B91693" w:rsidRPr="0004242B">
              <w:rPr>
                <w:rStyle w:val="ac"/>
                <w:noProof/>
              </w:rPr>
              <w:t>成本估计</w:t>
            </w:r>
            <w:r w:rsidR="00B91693">
              <w:rPr>
                <w:noProof/>
                <w:webHidden/>
              </w:rPr>
              <w:tab/>
            </w:r>
            <w:r w:rsidR="00B91693">
              <w:rPr>
                <w:noProof/>
                <w:webHidden/>
              </w:rPr>
              <w:fldChar w:fldCharType="begin"/>
            </w:r>
            <w:r w:rsidR="00B91693">
              <w:rPr>
                <w:noProof/>
                <w:webHidden/>
              </w:rPr>
              <w:instrText xml:space="preserve"> PAGEREF _Toc531382741 \h </w:instrText>
            </w:r>
            <w:r w:rsidR="00B91693">
              <w:rPr>
                <w:noProof/>
                <w:webHidden/>
              </w:rPr>
            </w:r>
            <w:r w:rsidR="00B91693">
              <w:rPr>
                <w:noProof/>
                <w:webHidden/>
              </w:rPr>
              <w:fldChar w:fldCharType="separate"/>
            </w:r>
            <w:r w:rsidR="00B91693">
              <w:rPr>
                <w:noProof/>
                <w:webHidden/>
              </w:rPr>
              <w:t>13</w:t>
            </w:r>
            <w:r w:rsidR="00B91693">
              <w:rPr>
                <w:noProof/>
                <w:webHidden/>
              </w:rPr>
              <w:fldChar w:fldCharType="end"/>
            </w:r>
          </w:hyperlink>
        </w:p>
        <w:p w14:paraId="2B7EE26A" w14:textId="60143E76" w:rsidR="00B91693" w:rsidRDefault="00E91534">
          <w:pPr>
            <w:pStyle w:val="TOC3"/>
            <w:tabs>
              <w:tab w:val="right" w:leader="dot" w:pos="8296"/>
            </w:tabs>
            <w:rPr>
              <w:rFonts w:cstheme="minorBidi"/>
              <w:noProof/>
              <w:kern w:val="2"/>
              <w:sz w:val="21"/>
            </w:rPr>
          </w:pPr>
          <w:hyperlink w:anchor="_Toc531382742" w:history="1">
            <w:r w:rsidR="00B91693" w:rsidRPr="0004242B">
              <w:rPr>
                <w:rStyle w:val="ac"/>
                <w:noProof/>
              </w:rPr>
              <w:t xml:space="preserve">5.2.1 </w:t>
            </w:r>
            <w:r w:rsidR="00B91693" w:rsidRPr="0004242B">
              <w:rPr>
                <w:rStyle w:val="ac"/>
                <w:noProof/>
              </w:rPr>
              <w:t>员工时薪</w:t>
            </w:r>
            <w:r w:rsidR="00B91693">
              <w:rPr>
                <w:noProof/>
                <w:webHidden/>
              </w:rPr>
              <w:tab/>
            </w:r>
            <w:r w:rsidR="00B91693">
              <w:rPr>
                <w:noProof/>
                <w:webHidden/>
              </w:rPr>
              <w:fldChar w:fldCharType="begin"/>
            </w:r>
            <w:r w:rsidR="00B91693">
              <w:rPr>
                <w:noProof/>
                <w:webHidden/>
              </w:rPr>
              <w:instrText xml:space="preserve"> PAGEREF _Toc531382742 \h </w:instrText>
            </w:r>
            <w:r w:rsidR="00B91693">
              <w:rPr>
                <w:noProof/>
                <w:webHidden/>
              </w:rPr>
            </w:r>
            <w:r w:rsidR="00B91693">
              <w:rPr>
                <w:noProof/>
                <w:webHidden/>
              </w:rPr>
              <w:fldChar w:fldCharType="separate"/>
            </w:r>
            <w:r w:rsidR="00B91693">
              <w:rPr>
                <w:noProof/>
                <w:webHidden/>
              </w:rPr>
              <w:t>13</w:t>
            </w:r>
            <w:r w:rsidR="00B91693">
              <w:rPr>
                <w:noProof/>
                <w:webHidden/>
              </w:rPr>
              <w:fldChar w:fldCharType="end"/>
            </w:r>
          </w:hyperlink>
        </w:p>
        <w:p w14:paraId="3DC0C616" w14:textId="49371864" w:rsidR="00B91693" w:rsidRDefault="00E91534">
          <w:pPr>
            <w:pStyle w:val="TOC3"/>
            <w:tabs>
              <w:tab w:val="right" w:leader="dot" w:pos="8296"/>
            </w:tabs>
            <w:rPr>
              <w:rFonts w:cstheme="minorBidi"/>
              <w:noProof/>
              <w:kern w:val="2"/>
              <w:sz w:val="21"/>
            </w:rPr>
          </w:pPr>
          <w:hyperlink w:anchor="_Toc531382743" w:history="1">
            <w:r w:rsidR="00B91693" w:rsidRPr="0004242B">
              <w:rPr>
                <w:rStyle w:val="ac"/>
                <w:noProof/>
              </w:rPr>
              <w:t xml:space="preserve">5.2.2 </w:t>
            </w:r>
            <w:r w:rsidR="00B91693" w:rsidRPr="0004242B">
              <w:rPr>
                <w:rStyle w:val="ac"/>
                <w:noProof/>
              </w:rPr>
              <w:t>预算</w:t>
            </w:r>
            <w:r w:rsidR="00B91693">
              <w:rPr>
                <w:noProof/>
                <w:webHidden/>
              </w:rPr>
              <w:tab/>
            </w:r>
            <w:r w:rsidR="00B91693">
              <w:rPr>
                <w:noProof/>
                <w:webHidden/>
              </w:rPr>
              <w:fldChar w:fldCharType="begin"/>
            </w:r>
            <w:r w:rsidR="00B91693">
              <w:rPr>
                <w:noProof/>
                <w:webHidden/>
              </w:rPr>
              <w:instrText xml:space="preserve"> PAGEREF _Toc531382743 \h </w:instrText>
            </w:r>
            <w:r w:rsidR="00B91693">
              <w:rPr>
                <w:noProof/>
                <w:webHidden/>
              </w:rPr>
            </w:r>
            <w:r w:rsidR="00B91693">
              <w:rPr>
                <w:noProof/>
                <w:webHidden/>
              </w:rPr>
              <w:fldChar w:fldCharType="separate"/>
            </w:r>
            <w:r w:rsidR="00B91693">
              <w:rPr>
                <w:noProof/>
                <w:webHidden/>
              </w:rPr>
              <w:t>14</w:t>
            </w:r>
            <w:r w:rsidR="00B91693">
              <w:rPr>
                <w:noProof/>
                <w:webHidden/>
              </w:rPr>
              <w:fldChar w:fldCharType="end"/>
            </w:r>
          </w:hyperlink>
        </w:p>
        <w:p w14:paraId="277C2212" w14:textId="36E3FDD2" w:rsidR="00B91693" w:rsidRDefault="00E91534">
          <w:pPr>
            <w:pStyle w:val="TOC1"/>
            <w:tabs>
              <w:tab w:val="right" w:leader="dot" w:pos="8296"/>
            </w:tabs>
            <w:rPr>
              <w:rFonts w:cstheme="minorBidi"/>
              <w:noProof/>
              <w:kern w:val="2"/>
              <w:sz w:val="21"/>
            </w:rPr>
          </w:pPr>
          <w:hyperlink w:anchor="_Toc531382744" w:history="1">
            <w:r w:rsidR="00B91693" w:rsidRPr="0004242B">
              <w:rPr>
                <w:rStyle w:val="ac"/>
                <w:noProof/>
              </w:rPr>
              <w:t xml:space="preserve">6 </w:t>
            </w:r>
            <w:r w:rsidR="00B91693" w:rsidRPr="0004242B">
              <w:rPr>
                <w:rStyle w:val="ac"/>
                <w:noProof/>
              </w:rPr>
              <w:t>人力资源管理计划</w:t>
            </w:r>
            <w:r w:rsidR="00B91693">
              <w:rPr>
                <w:noProof/>
                <w:webHidden/>
              </w:rPr>
              <w:tab/>
            </w:r>
            <w:r w:rsidR="00B91693">
              <w:rPr>
                <w:noProof/>
                <w:webHidden/>
              </w:rPr>
              <w:fldChar w:fldCharType="begin"/>
            </w:r>
            <w:r w:rsidR="00B91693">
              <w:rPr>
                <w:noProof/>
                <w:webHidden/>
              </w:rPr>
              <w:instrText xml:space="preserve"> PAGEREF _Toc531382744 \h </w:instrText>
            </w:r>
            <w:r w:rsidR="00B91693">
              <w:rPr>
                <w:noProof/>
                <w:webHidden/>
              </w:rPr>
            </w:r>
            <w:r w:rsidR="00B91693">
              <w:rPr>
                <w:noProof/>
                <w:webHidden/>
              </w:rPr>
              <w:fldChar w:fldCharType="separate"/>
            </w:r>
            <w:r w:rsidR="00B91693">
              <w:rPr>
                <w:noProof/>
                <w:webHidden/>
              </w:rPr>
              <w:t>14</w:t>
            </w:r>
            <w:r w:rsidR="00B91693">
              <w:rPr>
                <w:noProof/>
                <w:webHidden/>
              </w:rPr>
              <w:fldChar w:fldCharType="end"/>
            </w:r>
          </w:hyperlink>
        </w:p>
        <w:p w14:paraId="6033CB7A" w14:textId="518A5CEB" w:rsidR="00B91693" w:rsidRDefault="00E91534">
          <w:pPr>
            <w:pStyle w:val="TOC2"/>
            <w:tabs>
              <w:tab w:val="right" w:leader="dot" w:pos="8296"/>
            </w:tabs>
            <w:rPr>
              <w:rFonts w:cstheme="minorBidi"/>
              <w:noProof/>
              <w:kern w:val="2"/>
              <w:sz w:val="21"/>
            </w:rPr>
          </w:pPr>
          <w:hyperlink w:anchor="_Toc531382745" w:history="1">
            <w:r w:rsidR="00B91693" w:rsidRPr="0004242B">
              <w:rPr>
                <w:rStyle w:val="ac"/>
                <w:noProof/>
              </w:rPr>
              <w:t xml:space="preserve">6.1 </w:t>
            </w:r>
            <w:r w:rsidR="00B91693" w:rsidRPr="0004242B">
              <w:rPr>
                <w:rStyle w:val="ac"/>
                <w:noProof/>
              </w:rPr>
              <w:t>角色与职责</w:t>
            </w:r>
            <w:r w:rsidR="00B91693">
              <w:rPr>
                <w:noProof/>
                <w:webHidden/>
              </w:rPr>
              <w:tab/>
            </w:r>
            <w:r w:rsidR="00B91693">
              <w:rPr>
                <w:noProof/>
                <w:webHidden/>
              </w:rPr>
              <w:fldChar w:fldCharType="begin"/>
            </w:r>
            <w:r w:rsidR="00B91693">
              <w:rPr>
                <w:noProof/>
                <w:webHidden/>
              </w:rPr>
              <w:instrText xml:space="preserve"> PAGEREF _Toc531382745 \h </w:instrText>
            </w:r>
            <w:r w:rsidR="00B91693">
              <w:rPr>
                <w:noProof/>
                <w:webHidden/>
              </w:rPr>
            </w:r>
            <w:r w:rsidR="00B91693">
              <w:rPr>
                <w:noProof/>
                <w:webHidden/>
              </w:rPr>
              <w:fldChar w:fldCharType="separate"/>
            </w:r>
            <w:r w:rsidR="00B91693">
              <w:rPr>
                <w:noProof/>
                <w:webHidden/>
              </w:rPr>
              <w:t>14</w:t>
            </w:r>
            <w:r w:rsidR="00B91693">
              <w:rPr>
                <w:noProof/>
                <w:webHidden/>
              </w:rPr>
              <w:fldChar w:fldCharType="end"/>
            </w:r>
          </w:hyperlink>
        </w:p>
        <w:p w14:paraId="3E11F757" w14:textId="41515393" w:rsidR="00B91693" w:rsidRDefault="00E91534">
          <w:pPr>
            <w:pStyle w:val="TOC3"/>
            <w:tabs>
              <w:tab w:val="right" w:leader="dot" w:pos="8296"/>
            </w:tabs>
            <w:rPr>
              <w:rFonts w:cstheme="minorBidi"/>
              <w:noProof/>
              <w:kern w:val="2"/>
              <w:sz w:val="21"/>
            </w:rPr>
          </w:pPr>
          <w:hyperlink w:anchor="_Toc531382746" w:history="1">
            <w:r w:rsidR="00B91693" w:rsidRPr="0004242B">
              <w:rPr>
                <w:rStyle w:val="ac"/>
                <w:noProof/>
              </w:rPr>
              <w:t xml:space="preserve">6.1.1 </w:t>
            </w:r>
            <w:r w:rsidR="00B91693" w:rsidRPr="0004242B">
              <w:rPr>
                <w:rStyle w:val="ac"/>
                <w:noProof/>
              </w:rPr>
              <w:t>项目经理</w:t>
            </w:r>
            <w:r w:rsidR="00B91693">
              <w:rPr>
                <w:noProof/>
                <w:webHidden/>
              </w:rPr>
              <w:tab/>
            </w:r>
            <w:r w:rsidR="00B91693">
              <w:rPr>
                <w:noProof/>
                <w:webHidden/>
              </w:rPr>
              <w:fldChar w:fldCharType="begin"/>
            </w:r>
            <w:r w:rsidR="00B91693">
              <w:rPr>
                <w:noProof/>
                <w:webHidden/>
              </w:rPr>
              <w:instrText xml:space="preserve"> PAGEREF _Toc531382746 \h </w:instrText>
            </w:r>
            <w:r w:rsidR="00B91693">
              <w:rPr>
                <w:noProof/>
                <w:webHidden/>
              </w:rPr>
            </w:r>
            <w:r w:rsidR="00B91693">
              <w:rPr>
                <w:noProof/>
                <w:webHidden/>
              </w:rPr>
              <w:fldChar w:fldCharType="separate"/>
            </w:r>
            <w:r w:rsidR="00B91693">
              <w:rPr>
                <w:noProof/>
                <w:webHidden/>
              </w:rPr>
              <w:t>14</w:t>
            </w:r>
            <w:r w:rsidR="00B91693">
              <w:rPr>
                <w:noProof/>
                <w:webHidden/>
              </w:rPr>
              <w:fldChar w:fldCharType="end"/>
            </w:r>
          </w:hyperlink>
        </w:p>
        <w:p w14:paraId="524A8D49" w14:textId="04C8D5B1" w:rsidR="00B91693" w:rsidRDefault="00E91534">
          <w:pPr>
            <w:pStyle w:val="TOC3"/>
            <w:tabs>
              <w:tab w:val="right" w:leader="dot" w:pos="8296"/>
            </w:tabs>
            <w:rPr>
              <w:rFonts w:cstheme="minorBidi"/>
              <w:noProof/>
              <w:kern w:val="2"/>
              <w:sz w:val="21"/>
            </w:rPr>
          </w:pPr>
          <w:hyperlink w:anchor="_Toc531382747" w:history="1">
            <w:r w:rsidR="00B91693" w:rsidRPr="0004242B">
              <w:rPr>
                <w:rStyle w:val="ac"/>
                <w:noProof/>
              </w:rPr>
              <w:t xml:space="preserve">6.1.2 </w:t>
            </w:r>
            <w:r w:rsidR="00B91693" w:rsidRPr="0004242B">
              <w:rPr>
                <w:rStyle w:val="ac"/>
                <w:noProof/>
              </w:rPr>
              <w:t>任务审核员</w:t>
            </w:r>
            <w:r w:rsidR="00B91693">
              <w:rPr>
                <w:noProof/>
                <w:webHidden/>
              </w:rPr>
              <w:tab/>
            </w:r>
            <w:r w:rsidR="00B91693">
              <w:rPr>
                <w:noProof/>
                <w:webHidden/>
              </w:rPr>
              <w:fldChar w:fldCharType="begin"/>
            </w:r>
            <w:r w:rsidR="00B91693">
              <w:rPr>
                <w:noProof/>
                <w:webHidden/>
              </w:rPr>
              <w:instrText xml:space="preserve"> PAGEREF _Toc531382747 \h </w:instrText>
            </w:r>
            <w:r w:rsidR="00B91693">
              <w:rPr>
                <w:noProof/>
                <w:webHidden/>
              </w:rPr>
            </w:r>
            <w:r w:rsidR="00B91693">
              <w:rPr>
                <w:noProof/>
                <w:webHidden/>
              </w:rPr>
              <w:fldChar w:fldCharType="separate"/>
            </w:r>
            <w:r w:rsidR="00B91693">
              <w:rPr>
                <w:noProof/>
                <w:webHidden/>
              </w:rPr>
              <w:t>15</w:t>
            </w:r>
            <w:r w:rsidR="00B91693">
              <w:rPr>
                <w:noProof/>
                <w:webHidden/>
              </w:rPr>
              <w:fldChar w:fldCharType="end"/>
            </w:r>
          </w:hyperlink>
        </w:p>
        <w:p w14:paraId="111B0AB4" w14:textId="005F8298" w:rsidR="00B91693" w:rsidRDefault="00E91534">
          <w:pPr>
            <w:pStyle w:val="TOC3"/>
            <w:tabs>
              <w:tab w:val="right" w:leader="dot" w:pos="8296"/>
            </w:tabs>
            <w:rPr>
              <w:rFonts w:cstheme="minorBidi"/>
              <w:noProof/>
              <w:kern w:val="2"/>
              <w:sz w:val="21"/>
            </w:rPr>
          </w:pPr>
          <w:hyperlink w:anchor="_Toc531382748" w:history="1">
            <w:r w:rsidR="00B91693" w:rsidRPr="0004242B">
              <w:rPr>
                <w:rStyle w:val="ac"/>
                <w:noProof/>
              </w:rPr>
              <w:t xml:space="preserve">6.1.3 </w:t>
            </w:r>
            <w:r w:rsidR="00B91693" w:rsidRPr="0004242B">
              <w:rPr>
                <w:rStyle w:val="ac"/>
                <w:noProof/>
              </w:rPr>
              <w:t>计划调整员</w:t>
            </w:r>
            <w:r w:rsidR="00B91693">
              <w:rPr>
                <w:noProof/>
                <w:webHidden/>
              </w:rPr>
              <w:tab/>
            </w:r>
            <w:r w:rsidR="00B91693">
              <w:rPr>
                <w:noProof/>
                <w:webHidden/>
              </w:rPr>
              <w:fldChar w:fldCharType="begin"/>
            </w:r>
            <w:r w:rsidR="00B91693">
              <w:rPr>
                <w:noProof/>
                <w:webHidden/>
              </w:rPr>
              <w:instrText xml:space="preserve"> PAGEREF _Toc531382748 \h </w:instrText>
            </w:r>
            <w:r w:rsidR="00B91693">
              <w:rPr>
                <w:noProof/>
                <w:webHidden/>
              </w:rPr>
            </w:r>
            <w:r w:rsidR="00B91693">
              <w:rPr>
                <w:noProof/>
                <w:webHidden/>
              </w:rPr>
              <w:fldChar w:fldCharType="separate"/>
            </w:r>
            <w:r w:rsidR="00B91693">
              <w:rPr>
                <w:noProof/>
                <w:webHidden/>
              </w:rPr>
              <w:t>15</w:t>
            </w:r>
            <w:r w:rsidR="00B91693">
              <w:rPr>
                <w:noProof/>
                <w:webHidden/>
              </w:rPr>
              <w:fldChar w:fldCharType="end"/>
            </w:r>
          </w:hyperlink>
        </w:p>
        <w:p w14:paraId="5576656B" w14:textId="1C7DB3A8" w:rsidR="00B91693" w:rsidRDefault="00E91534">
          <w:pPr>
            <w:pStyle w:val="TOC3"/>
            <w:tabs>
              <w:tab w:val="right" w:leader="dot" w:pos="8296"/>
            </w:tabs>
            <w:rPr>
              <w:rFonts w:cstheme="minorBidi"/>
              <w:noProof/>
              <w:kern w:val="2"/>
              <w:sz w:val="21"/>
            </w:rPr>
          </w:pPr>
          <w:hyperlink w:anchor="_Toc531382749" w:history="1">
            <w:r w:rsidR="00B91693" w:rsidRPr="0004242B">
              <w:rPr>
                <w:rStyle w:val="ac"/>
                <w:noProof/>
              </w:rPr>
              <w:t xml:space="preserve">6.1.4 </w:t>
            </w:r>
            <w:r w:rsidR="00B91693" w:rsidRPr="0004242B">
              <w:rPr>
                <w:rStyle w:val="ac"/>
                <w:noProof/>
              </w:rPr>
              <w:t>文档模板员</w:t>
            </w:r>
            <w:r w:rsidR="00B91693">
              <w:rPr>
                <w:noProof/>
                <w:webHidden/>
              </w:rPr>
              <w:tab/>
            </w:r>
            <w:r w:rsidR="00B91693">
              <w:rPr>
                <w:noProof/>
                <w:webHidden/>
              </w:rPr>
              <w:fldChar w:fldCharType="begin"/>
            </w:r>
            <w:r w:rsidR="00B91693">
              <w:rPr>
                <w:noProof/>
                <w:webHidden/>
              </w:rPr>
              <w:instrText xml:space="preserve"> PAGEREF _Toc531382749 \h </w:instrText>
            </w:r>
            <w:r w:rsidR="00B91693">
              <w:rPr>
                <w:noProof/>
                <w:webHidden/>
              </w:rPr>
            </w:r>
            <w:r w:rsidR="00B91693">
              <w:rPr>
                <w:noProof/>
                <w:webHidden/>
              </w:rPr>
              <w:fldChar w:fldCharType="separate"/>
            </w:r>
            <w:r w:rsidR="00B91693">
              <w:rPr>
                <w:noProof/>
                <w:webHidden/>
              </w:rPr>
              <w:t>16</w:t>
            </w:r>
            <w:r w:rsidR="00B91693">
              <w:rPr>
                <w:noProof/>
                <w:webHidden/>
              </w:rPr>
              <w:fldChar w:fldCharType="end"/>
            </w:r>
          </w:hyperlink>
        </w:p>
        <w:p w14:paraId="3A1DA565" w14:textId="625AC772" w:rsidR="00B91693" w:rsidRDefault="00E91534">
          <w:pPr>
            <w:pStyle w:val="TOC3"/>
            <w:tabs>
              <w:tab w:val="right" w:leader="dot" w:pos="8296"/>
            </w:tabs>
            <w:rPr>
              <w:rFonts w:cstheme="minorBidi"/>
              <w:noProof/>
              <w:kern w:val="2"/>
              <w:sz w:val="21"/>
            </w:rPr>
          </w:pPr>
          <w:hyperlink w:anchor="_Toc531382750" w:history="1">
            <w:r w:rsidR="00B91693" w:rsidRPr="0004242B">
              <w:rPr>
                <w:rStyle w:val="ac"/>
                <w:noProof/>
              </w:rPr>
              <w:t xml:space="preserve">6.1.5  </w:t>
            </w:r>
            <w:r w:rsidR="00B91693" w:rsidRPr="0004242B">
              <w:rPr>
                <w:rStyle w:val="ac"/>
                <w:noProof/>
              </w:rPr>
              <w:t>文档编写员</w:t>
            </w:r>
            <w:r w:rsidR="00B91693">
              <w:rPr>
                <w:noProof/>
                <w:webHidden/>
              </w:rPr>
              <w:tab/>
            </w:r>
            <w:r w:rsidR="00B91693">
              <w:rPr>
                <w:noProof/>
                <w:webHidden/>
              </w:rPr>
              <w:fldChar w:fldCharType="begin"/>
            </w:r>
            <w:r w:rsidR="00B91693">
              <w:rPr>
                <w:noProof/>
                <w:webHidden/>
              </w:rPr>
              <w:instrText xml:space="preserve"> PAGEREF _Toc531382750 \h </w:instrText>
            </w:r>
            <w:r w:rsidR="00B91693">
              <w:rPr>
                <w:noProof/>
                <w:webHidden/>
              </w:rPr>
            </w:r>
            <w:r w:rsidR="00B91693">
              <w:rPr>
                <w:noProof/>
                <w:webHidden/>
              </w:rPr>
              <w:fldChar w:fldCharType="separate"/>
            </w:r>
            <w:r w:rsidR="00B91693">
              <w:rPr>
                <w:noProof/>
                <w:webHidden/>
              </w:rPr>
              <w:t>16</w:t>
            </w:r>
            <w:r w:rsidR="00B91693">
              <w:rPr>
                <w:noProof/>
                <w:webHidden/>
              </w:rPr>
              <w:fldChar w:fldCharType="end"/>
            </w:r>
          </w:hyperlink>
        </w:p>
        <w:p w14:paraId="1E5EE045" w14:textId="56F90A7B" w:rsidR="00B91693" w:rsidRDefault="00E91534">
          <w:pPr>
            <w:pStyle w:val="TOC3"/>
            <w:tabs>
              <w:tab w:val="right" w:leader="dot" w:pos="8296"/>
            </w:tabs>
            <w:rPr>
              <w:rFonts w:cstheme="minorBidi"/>
              <w:noProof/>
              <w:kern w:val="2"/>
              <w:sz w:val="21"/>
            </w:rPr>
          </w:pPr>
          <w:hyperlink w:anchor="_Toc531382751" w:history="1">
            <w:r w:rsidR="00B91693" w:rsidRPr="0004242B">
              <w:rPr>
                <w:rStyle w:val="ac"/>
                <w:noProof/>
              </w:rPr>
              <w:t>6.1.6 PPT</w:t>
            </w:r>
            <w:r w:rsidR="00B91693" w:rsidRPr="0004242B">
              <w:rPr>
                <w:rStyle w:val="ac"/>
                <w:noProof/>
              </w:rPr>
              <w:t>编写员</w:t>
            </w:r>
            <w:r w:rsidR="00B91693">
              <w:rPr>
                <w:noProof/>
                <w:webHidden/>
              </w:rPr>
              <w:tab/>
            </w:r>
            <w:r w:rsidR="00B91693">
              <w:rPr>
                <w:noProof/>
                <w:webHidden/>
              </w:rPr>
              <w:fldChar w:fldCharType="begin"/>
            </w:r>
            <w:r w:rsidR="00B91693">
              <w:rPr>
                <w:noProof/>
                <w:webHidden/>
              </w:rPr>
              <w:instrText xml:space="preserve"> PAGEREF _Toc531382751 \h </w:instrText>
            </w:r>
            <w:r w:rsidR="00B91693">
              <w:rPr>
                <w:noProof/>
                <w:webHidden/>
              </w:rPr>
            </w:r>
            <w:r w:rsidR="00B91693">
              <w:rPr>
                <w:noProof/>
                <w:webHidden/>
              </w:rPr>
              <w:fldChar w:fldCharType="separate"/>
            </w:r>
            <w:r w:rsidR="00B91693">
              <w:rPr>
                <w:noProof/>
                <w:webHidden/>
              </w:rPr>
              <w:t>17</w:t>
            </w:r>
            <w:r w:rsidR="00B91693">
              <w:rPr>
                <w:noProof/>
                <w:webHidden/>
              </w:rPr>
              <w:fldChar w:fldCharType="end"/>
            </w:r>
          </w:hyperlink>
        </w:p>
        <w:p w14:paraId="38CE82F8" w14:textId="29C96F0A" w:rsidR="00B91693" w:rsidRDefault="00E91534">
          <w:pPr>
            <w:pStyle w:val="TOC3"/>
            <w:tabs>
              <w:tab w:val="right" w:leader="dot" w:pos="8296"/>
            </w:tabs>
            <w:rPr>
              <w:rFonts w:cstheme="minorBidi"/>
              <w:noProof/>
              <w:kern w:val="2"/>
              <w:sz w:val="21"/>
            </w:rPr>
          </w:pPr>
          <w:hyperlink w:anchor="_Toc531382752" w:history="1">
            <w:r w:rsidR="00B91693" w:rsidRPr="0004242B">
              <w:rPr>
                <w:rStyle w:val="ac"/>
                <w:noProof/>
              </w:rPr>
              <w:t xml:space="preserve">6.1.7 </w:t>
            </w:r>
            <w:r w:rsidR="00B91693" w:rsidRPr="0004242B">
              <w:rPr>
                <w:rStyle w:val="ac"/>
                <w:noProof/>
              </w:rPr>
              <w:t>会议记录员</w:t>
            </w:r>
            <w:r w:rsidR="00B91693">
              <w:rPr>
                <w:noProof/>
                <w:webHidden/>
              </w:rPr>
              <w:tab/>
            </w:r>
            <w:r w:rsidR="00B91693">
              <w:rPr>
                <w:noProof/>
                <w:webHidden/>
              </w:rPr>
              <w:fldChar w:fldCharType="begin"/>
            </w:r>
            <w:r w:rsidR="00B91693">
              <w:rPr>
                <w:noProof/>
                <w:webHidden/>
              </w:rPr>
              <w:instrText xml:space="preserve"> PAGEREF _Toc531382752 \h </w:instrText>
            </w:r>
            <w:r w:rsidR="00B91693">
              <w:rPr>
                <w:noProof/>
                <w:webHidden/>
              </w:rPr>
            </w:r>
            <w:r w:rsidR="00B91693">
              <w:rPr>
                <w:noProof/>
                <w:webHidden/>
              </w:rPr>
              <w:fldChar w:fldCharType="separate"/>
            </w:r>
            <w:r w:rsidR="00B91693">
              <w:rPr>
                <w:noProof/>
                <w:webHidden/>
              </w:rPr>
              <w:t>18</w:t>
            </w:r>
            <w:r w:rsidR="00B91693">
              <w:rPr>
                <w:noProof/>
                <w:webHidden/>
              </w:rPr>
              <w:fldChar w:fldCharType="end"/>
            </w:r>
          </w:hyperlink>
        </w:p>
        <w:p w14:paraId="65833E01" w14:textId="4DE79EE0" w:rsidR="00B91693" w:rsidRDefault="00E91534">
          <w:pPr>
            <w:pStyle w:val="TOC3"/>
            <w:tabs>
              <w:tab w:val="right" w:leader="dot" w:pos="8296"/>
            </w:tabs>
            <w:rPr>
              <w:rFonts w:cstheme="minorBidi"/>
              <w:noProof/>
              <w:kern w:val="2"/>
              <w:sz w:val="21"/>
            </w:rPr>
          </w:pPr>
          <w:hyperlink w:anchor="_Toc531382753" w:history="1">
            <w:r w:rsidR="00B91693" w:rsidRPr="0004242B">
              <w:rPr>
                <w:rStyle w:val="ac"/>
                <w:noProof/>
              </w:rPr>
              <w:t xml:space="preserve">6.1.8 </w:t>
            </w:r>
            <w:r w:rsidR="00B91693" w:rsidRPr="0004242B">
              <w:rPr>
                <w:rStyle w:val="ac"/>
                <w:noProof/>
              </w:rPr>
              <w:t>录音记录员</w:t>
            </w:r>
            <w:r w:rsidR="00B91693">
              <w:rPr>
                <w:noProof/>
                <w:webHidden/>
              </w:rPr>
              <w:tab/>
            </w:r>
            <w:r w:rsidR="00B91693">
              <w:rPr>
                <w:noProof/>
                <w:webHidden/>
              </w:rPr>
              <w:fldChar w:fldCharType="begin"/>
            </w:r>
            <w:r w:rsidR="00B91693">
              <w:rPr>
                <w:noProof/>
                <w:webHidden/>
              </w:rPr>
              <w:instrText xml:space="preserve"> PAGEREF _Toc531382753 \h </w:instrText>
            </w:r>
            <w:r w:rsidR="00B91693">
              <w:rPr>
                <w:noProof/>
                <w:webHidden/>
              </w:rPr>
            </w:r>
            <w:r w:rsidR="00B91693">
              <w:rPr>
                <w:noProof/>
                <w:webHidden/>
              </w:rPr>
              <w:fldChar w:fldCharType="separate"/>
            </w:r>
            <w:r w:rsidR="00B91693">
              <w:rPr>
                <w:noProof/>
                <w:webHidden/>
              </w:rPr>
              <w:t>18</w:t>
            </w:r>
            <w:r w:rsidR="00B91693">
              <w:rPr>
                <w:noProof/>
                <w:webHidden/>
              </w:rPr>
              <w:fldChar w:fldCharType="end"/>
            </w:r>
          </w:hyperlink>
        </w:p>
        <w:p w14:paraId="76EEAB5D" w14:textId="0DFD158A" w:rsidR="00B91693" w:rsidRDefault="00E91534">
          <w:pPr>
            <w:pStyle w:val="TOC3"/>
            <w:tabs>
              <w:tab w:val="right" w:leader="dot" w:pos="8296"/>
            </w:tabs>
            <w:rPr>
              <w:rFonts w:cstheme="minorBidi"/>
              <w:noProof/>
              <w:kern w:val="2"/>
              <w:sz w:val="21"/>
            </w:rPr>
          </w:pPr>
          <w:hyperlink w:anchor="_Toc531382754" w:history="1">
            <w:r w:rsidR="00B91693" w:rsidRPr="0004242B">
              <w:rPr>
                <w:rStyle w:val="ac"/>
                <w:noProof/>
              </w:rPr>
              <w:t xml:space="preserve">6.1.9 </w:t>
            </w:r>
            <w:r w:rsidR="00B91693" w:rsidRPr="0004242B">
              <w:rPr>
                <w:rStyle w:val="ac"/>
                <w:noProof/>
              </w:rPr>
              <w:t>配置管理员</w:t>
            </w:r>
            <w:r w:rsidR="00B91693">
              <w:rPr>
                <w:noProof/>
                <w:webHidden/>
              </w:rPr>
              <w:tab/>
            </w:r>
            <w:r w:rsidR="00B91693">
              <w:rPr>
                <w:noProof/>
                <w:webHidden/>
              </w:rPr>
              <w:fldChar w:fldCharType="begin"/>
            </w:r>
            <w:r w:rsidR="00B91693">
              <w:rPr>
                <w:noProof/>
                <w:webHidden/>
              </w:rPr>
              <w:instrText xml:space="preserve"> PAGEREF _Toc531382754 \h </w:instrText>
            </w:r>
            <w:r w:rsidR="00B91693">
              <w:rPr>
                <w:noProof/>
                <w:webHidden/>
              </w:rPr>
            </w:r>
            <w:r w:rsidR="00B91693">
              <w:rPr>
                <w:noProof/>
                <w:webHidden/>
              </w:rPr>
              <w:fldChar w:fldCharType="separate"/>
            </w:r>
            <w:r w:rsidR="00B91693">
              <w:rPr>
                <w:noProof/>
                <w:webHidden/>
              </w:rPr>
              <w:t>18</w:t>
            </w:r>
            <w:r w:rsidR="00B91693">
              <w:rPr>
                <w:noProof/>
                <w:webHidden/>
              </w:rPr>
              <w:fldChar w:fldCharType="end"/>
            </w:r>
          </w:hyperlink>
        </w:p>
        <w:p w14:paraId="3D310A6B" w14:textId="7878D7E3" w:rsidR="00B91693" w:rsidRDefault="00E91534">
          <w:pPr>
            <w:pStyle w:val="TOC3"/>
            <w:tabs>
              <w:tab w:val="right" w:leader="dot" w:pos="8296"/>
            </w:tabs>
            <w:rPr>
              <w:rFonts w:cstheme="minorBidi"/>
              <w:noProof/>
              <w:kern w:val="2"/>
              <w:sz w:val="21"/>
            </w:rPr>
          </w:pPr>
          <w:hyperlink w:anchor="_Toc531382755" w:history="1">
            <w:r w:rsidR="00B91693" w:rsidRPr="0004242B">
              <w:rPr>
                <w:rStyle w:val="ac"/>
                <w:noProof/>
              </w:rPr>
              <w:t xml:space="preserve">6.1.10 </w:t>
            </w:r>
            <w:r w:rsidR="00B91693" w:rsidRPr="0004242B">
              <w:rPr>
                <w:rStyle w:val="ac"/>
                <w:noProof/>
              </w:rPr>
              <w:t>原型设计员</w:t>
            </w:r>
            <w:r w:rsidR="00B91693">
              <w:rPr>
                <w:noProof/>
                <w:webHidden/>
              </w:rPr>
              <w:tab/>
            </w:r>
            <w:r w:rsidR="00B91693">
              <w:rPr>
                <w:noProof/>
                <w:webHidden/>
              </w:rPr>
              <w:fldChar w:fldCharType="begin"/>
            </w:r>
            <w:r w:rsidR="00B91693">
              <w:rPr>
                <w:noProof/>
                <w:webHidden/>
              </w:rPr>
              <w:instrText xml:space="preserve"> PAGEREF _Toc531382755 \h </w:instrText>
            </w:r>
            <w:r w:rsidR="00B91693">
              <w:rPr>
                <w:noProof/>
                <w:webHidden/>
              </w:rPr>
            </w:r>
            <w:r w:rsidR="00B91693">
              <w:rPr>
                <w:noProof/>
                <w:webHidden/>
              </w:rPr>
              <w:fldChar w:fldCharType="separate"/>
            </w:r>
            <w:r w:rsidR="00B91693">
              <w:rPr>
                <w:noProof/>
                <w:webHidden/>
              </w:rPr>
              <w:t>18</w:t>
            </w:r>
            <w:r w:rsidR="00B91693">
              <w:rPr>
                <w:noProof/>
                <w:webHidden/>
              </w:rPr>
              <w:fldChar w:fldCharType="end"/>
            </w:r>
          </w:hyperlink>
        </w:p>
        <w:p w14:paraId="1D6979A0" w14:textId="30D48604" w:rsidR="00B91693" w:rsidRDefault="00E91534">
          <w:pPr>
            <w:pStyle w:val="TOC3"/>
            <w:tabs>
              <w:tab w:val="right" w:leader="dot" w:pos="8296"/>
            </w:tabs>
            <w:rPr>
              <w:rFonts w:cstheme="minorBidi"/>
              <w:noProof/>
              <w:kern w:val="2"/>
              <w:sz w:val="21"/>
            </w:rPr>
          </w:pPr>
          <w:hyperlink w:anchor="_Toc531382756" w:history="1">
            <w:r w:rsidR="00B91693" w:rsidRPr="0004242B">
              <w:rPr>
                <w:rStyle w:val="ac"/>
                <w:noProof/>
              </w:rPr>
              <w:t xml:space="preserve">6.1.11 </w:t>
            </w:r>
            <w:r w:rsidR="00B91693" w:rsidRPr="0004242B">
              <w:rPr>
                <w:rStyle w:val="ac"/>
                <w:noProof/>
              </w:rPr>
              <w:t>用户访谈员</w:t>
            </w:r>
            <w:r w:rsidR="00B91693">
              <w:rPr>
                <w:noProof/>
                <w:webHidden/>
              </w:rPr>
              <w:tab/>
            </w:r>
            <w:r w:rsidR="00B91693">
              <w:rPr>
                <w:noProof/>
                <w:webHidden/>
              </w:rPr>
              <w:fldChar w:fldCharType="begin"/>
            </w:r>
            <w:r w:rsidR="00B91693">
              <w:rPr>
                <w:noProof/>
                <w:webHidden/>
              </w:rPr>
              <w:instrText xml:space="preserve"> PAGEREF _Toc531382756 \h </w:instrText>
            </w:r>
            <w:r w:rsidR="00B91693">
              <w:rPr>
                <w:noProof/>
                <w:webHidden/>
              </w:rPr>
            </w:r>
            <w:r w:rsidR="00B91693">
              <w:rPr>
                <w:noProof/>
                <w:webHidden/>
              </w:rPr>
              <w:fldChar w:fldCharType="separate"/>
            </w:r>
            <w:r w:rsidR="00B91693">
              <w:rPr>
                <w:noProof/>
                <w:webHidden/>
              </w:rPr>
              <w:t>19</w:t>
            </w:r>
            <w:r w:rsidR="00B91693">
              <w:rPr>
                <w:noProof/>
                <w:webHidden/>
              </w:rPr>
              <w:fldChar w:fldCharType="end"/>
            </w:r>
          </w:hyperlink>
        </w:p>
        <w:p w14:paraId="726B9EED" w14:textId="3DEC9481" w:rsidR="00B91693" w:rsidRDefault="00E91534">
          <w:pPr>
            <w:pStyle w:val="TOC2"/>
            <w:tabs>
              <w:tab w:val="right" w:leader="dot" w:pos="8296"/>
            </w:tabs>
            <w:rPr>
              <w:rFonts w:cstheme="minorBidi"/>
              <w:noProof/>
              <w:kern w:val="2"/>
              <w:sz w:val="21"/>
            </w:rPr>
          </w:pPr>
          <w:hyperlink w:anchor="_Toc531382757" w:history="1">
            <w:r w:rsidR="00B91693" w:rsidRPr="0004242B">
              <w:rPr>
                <w:rStyle w:val="ac"/>
                <w:noProof/>
              </w:rPr>
              <w:t xml:space="preserve">6.2 </w:t>
            </w:r>
            <w:r w:rsidR="00B91693" w:rsidRPr="0004242B">
              <w:rPr>
                <w:rStyle w:val="ac"/>
                <w:noProof/>
              </w:rPr>
              <w:t>人员配置管理计划</w:t>
            </w:r>
            <w:r w:rsidR="00B91693">
              <w:rPr>
                <w:noProof/>
                <w:webHidden/>
              </w:rPr>
              <w:tab/>
            </w:r>
            <w:r w:rsidR="00B91693">
              <w:rPr>
                <w:noProof/>
                <w:webHidden/>
              </w:rPr>
              <w:fldChar w:fldCharType="begin"/>
            </w:r>
            <w:r w:rsidR="00B91693">
              <w:rPr>
                <w:noProof/>
                <w:webHidden/>
              </w:rPr>
              <w:instrText xml:space="preserve"> PAGEREF _Toc531382757 \h </w:instrText>
            </w:r>
            <w:r w:rsidR="00B91693">
              <w:rPr>
                <w:noProof/>
                <w:webHidden/>
              </w:rPr>
            </w:r>
            <w:r w:rsidR="00B91693">
              <w:rPr>
                <w:noProof/>
                <w:webHidden/>
              </w:rPr>
              <w:fldChar w:fldCharType="separate"/>
            </w:r>
            <w:r w:rsidR="00B91693">
              <w:rPr>
                <w:noProof/>
                <w:webHidden/>
              </w:rPr>
              <w:t>20</w:t>
            </w:r>
            <w:r w:rsidR="00B91693">
              <w:rPr>
                <w:noProof/>
                <w:webHidden/>
              </w:rPr>
              <w:fldChar w:fldCharType="end"/>
            </w:r>
          </w:hyperlink>
        </w:p>
        <w:p w14:paraId="25BCE5F5" w14:textId="2E01F3A1" w:rsidR="00B91693" w:rsidRDefault="00E91534">
          <w:pPr>
            <w:pStyle w:val="TOC3"/>
            <w:tabs>
              <w:tab w:val="right" w:leader="dot" w:pos="8296"/>
            </w:tabs>
            <w:rPr>
              <w:rFonts w:cstheme="minorBidi"/>
              <w:noProof/>
              <w:kern w:val="2"/>
              <w:sz w:val="21"/>
            </w:rPr>
          </w:pPr>
          <w:hyperlink w:anchor="_Toc531382758" w:history="1">
            <w:r w:rsidR="00B91693" w:rsidRPr="0004242B">
              <w:rPr>
                <w:rStyle w:val="ac"/>
                <w:noProof/>
              </w:rPr>
              <w:t xml:space="preserve">6.2.1 </w:t>
            </w:r>
            <w:r w:rsidR="00B91693" w:rsidRPr="0004242B">
              <w:rPr>
                <w:rStyle w:val="ac"/>
                <w:noProof/>
              </w:rPr>
              <w:t>人员招募</w:t>
            </w:r>
            <w:r w:rsidR="00B91693">
              <w:rPr>
                <w:noProof/>
                <w:webHidden/>
              </w:rPr>
              <w:tab/>
            </w:r>
            <w:r w:rsidR="00B91693">
              <w:rPr>
                <w:noProof/>
                <w:webHidden/>
              </w:rPr>
              <w:fldChar w:fldCharType="begin"/>
            </w:r>
            <w:r w:rsidR="00B91693">
              <w:rPr>
                <w:noProof/>
                <w:webHidden/>
              </w:rPr>
              <w:instrText xml:space="preserve"> PAGEREF _Toc531382758 \h </w:instrText>
            </w:r>
            <w:r w:rsidR="00B91693">
              <w:rPr>
                <w:noProof/>
                <w:webHidden/>
              </w:rPr>
            </w:r>
            <w:r w:rsidR="00B91693">
              <w:rPr>
                <w:noProof/>
                <w:webHidden/>
              </w:rPr>
              <w:fldChar w:fldCharType="separate"/>
            </w:r>
            <w:r w:rsidR="00B91693">
              <w:rPr>
                <w:noProof/>
                <w:webHidden/>
              </w:rPr>
              <w:t>20</w:t>
            </w:r>
            <w:r w:rsidR="00B91693">
              <w:rPr>
                <w:noProof/>
                <w:webHidden/>
              </w:rPr>
              <w:fldChar w:fldCharType="end"/>
            </w:r>
          </w:hyperlink>
        </w:p>
        <w:p w14:paraId="5ACEA538" w14:textId="30EA7F3F" w:rsidR="00B91693" w:rsidRDefault="00E91534">
          <w:pPr>
            <w:pStyle w:val="TOC3"/>
            <w:tabs>
              <w:tab w:val="right" w:leader="dot" w:pos="8296"/>
            </w:tabs>
            <w:rPr>
              <w:rFonts w:cstheme="minorBidi"/>
              <w:noProof/>
              <w:kern w:val="2"/>
              <w:sz w:val="21"/>
            </w:rPr>
          </w:pPr>
          <w:hyperlink w:anchor="_Toc531382759" w:history="1">
            <w:r w:rsidR="00B91693" w:rsidRPr="0004242B">
              <w:rPr>
                <w:rStyle w:val="ac"/>
                <w:noProof/>
              </w:rPr>
              <w:t xml:space="preserve">6.2.2 </w:t>
            </w:r>
            <w:r w:rsidR="00B91693" w:rsidRPr="0004242B">
              <w:rPr>
                <w:rStyle w:val="ac"/>
                <w:noProof/>
              </w:rPr>
              <w:t>资源日历</w:t>
            </w:r>
            <w:r w:rsidR="00B91693">
              <w:rPr>
                <w:noProof/>
                <w:webHidden/>
              </w:rPr>
              <w:tab/>
            </w:r>
            <w:r w:rsidR="00B91693">
              <w:rPr>
                <w:noProof/>
                <w:webHidden/>
              </w:rPr>
              <w:fldChar w:fldCharType="begin"/>
            </w:r>
            <w:r w:rsidR="00B91693">
              <w:rPr>
                <w:noProof/>
                <w:webHidden/>
              </w:rPr>
              <w:instrText xml:space="preserve"> PAGEREF _Toc531382759 \h </w:instrText>
            </w:r>
            <w:r w:rsidR="00B91693">
              <w:rPr>
                <w:noProof/>
                <w:webHidden/>
              </w:rPr>
            </w:r>
            <w:r w:rsidR="00B91693">
              <w:rPr>
                <w:noProof/>
                <w:webHidden/>
              </w:rPr>
              <w:fldChar w:fldCharType="separate"/>
            </w:r>
            <w:r w:rsidR="00B91693">
              <w:rPr>
                <w:noProof/>
                <w:webHidden/>
              </w:rPr>
              <w:t>20</w:t>
            </w:r>
            <w:r w:rsidR="00B91693">
              <w:rPr>
                <w:noProof/>
                <w:webHidden/>
              </w:rPr>
              <w:fldChar w:fldCharType="end"/>
            </w:r>
          </w:hyperlink>
        </w:p>
        <w:p w14:paraId="44A53E8B" w14:textId="1BC64D03" w:rsidR="00B91693" w:rsidRDefault="00E91534">
          <w:pPr>
            <w:pStyle w:val="TOC3"/>
            <w:tabs>
              <w:tab w:val="right" w:leader="dot" w:pos="8296"/>
            </w:tabs>
            <w:rPr>
              <w:rFonts w:cstheme="minorBidi"/>
              <w:noProof/>
              <w:kern w:val="2"/>
              <w:sz w:val="21"/>
            </w:rPr>
          </w:pPr>
          <w:hyperlink w:anchor="_Toc531382760" w:history="1">
            <w:r w:rsidR="00B91693" w:rsidRPr="0004242B">
              <w:rPr>
                <w:rStyle w:val="ac"/>
                <w:noProof/>
              </w:rPr>
              <w:t xml:space="preserve">6.2.3 </w:t>
            </w:r>
            <w:r w:rsidR="00B91693" w:rsidRPr="0004242B">
              <w:rPr>
                <w:rStyle w:val="ac"/>
                <w:noProof/>
              </w:rPr>
              <w:t>绩效考核</w:t>
            </w:r>
            <w:r w:rsidR="00B91693">
              <w:rPr>
                <w:noProof/>
                <w:webHidden/>
              </w:rPr>
              <w:tab/>
            </w:r>
            <w:r w:rsidR="00B91693">
              <w:rPr>
                <w:noProof/>
                <w:webHidden/>
              </w:rPr>
              <w:fldChar w:fldCharType="begin"/>
            </w:r>
            <w:r w:rsidR="00B91693">
              <w:rPr>
                <w:noProof/>
                <w:webHidden/>
              </w:rPr>
              <w:instrText xml:space="preserve"> PAGEREF _Toc531382760 \h </w:instrText>
            </w:r>
            <w:r w:rsidR="00B91693">
              <w:rPr>
                <w:noProof/>
                <w:webHidden/>
              </w:rPr>
            </w:r>
            <w:r w:rsidR="00B91693">
              <w:rPr>
                <w:noProof/>
                <w:webHidden/>
              </w:rPr>
              <w:fldChar w:fldCharType="separate"/>
            </w:r>
            <w:r w:rsidR="00B91693">
              <w:rPr>
                <w:noProof/>
                <w:webHidden/>
              </w:rPr>
              <w:t>20</w:t>
            </w:r>
            <w:r w:rsidR="00B91693">
              <w:rPr>
                <w:noProof/>
                <w:webHidden/>
              </w:rPr>
              <w:fldChar w:fldCharType="end"/>
            </w:r>
          </w:hyperlink>
        </w:p>
        <w:p w14:paraId="125D353D" w14:textId="7299B898" w:rsidR="00B91693" w:rsidRDefault="00E91534">
          <w:pPr>
            <w:pStyle w:val="TOC3"/>
            <w:tabs>
              <w:tab w:val="right" w:leader="dot" w:pos="8296"/>
            </w:tabs>
            <w:rPr>
              <w:rFonts w:cstheme="minorBidi"/>
              <w:noProof/>
              <w:kern w:val="2"/>
              <w:sz w:val="21"/>
            </w:rPr>
          </w:pPr>
          <w:hyperlink w:anchor="_Toc531382761" w:history="1">
            <w:r w:rsidR="00B91693" w:rsidRPr="0004242B">
              <w:rPr>
                <w:rStyle w:val="ac"/>
                <w:noProof/>
              </w:rPr>
              <w:t xml:space="preserve">6.2.4 </w:t>
            </w:r>
            <w:r w:rsidR="00B91693" w:rsidRPr="0004242B">
              <w:rPr>
                <w:rStyle w:val="ac"/>
                <w:noProof/>
              </w:rPr>
              <w:t>合规性</w:t>
            </w:r>
            <w:r w:rsidR="00B91693">
              <w:rPr>
                <w:noProof/>
                <w:webHidden/>
              </w:rPr>
              <w:tab/>
            </w:r>
            <w:r w:rsidR="00B91693">
              <w:rPr>
                <w:noProof/>
                <w:webHidden/>
              </w:rPr>
              <w:fldChar w:fldCharType="begin"/>
            </w:r>
            <w:r w:rsidR="00B91693">
              <w:rPr>
                <w:noProof/>
                <w:webHidden/>
              </w:rPr>
              <w:instrText xml:space="preserve"> PAGEREF _Toc531382761 \h </w:instrText>
            </w:r>
            <w:r w:rsidR="00B91693">
              <w:rPr>
                <w:noProof/>
                <w:webHidden/>
              </w:rPr>
            </w:r>
            <w:r w:rsidR="00B91693">
              <w:rPr>
                <w:noProof/>
                <w:webHidden/>
              </w:rPr>
              <w:fldChar w:fldCharType="separate"/>
            </w:r>
            <w:r w:rsidR="00B91693">
              <w:rPr>
                <w:noProof/>
                <w:webHidden/>
              </w:rPr>
              <w:t>21</w:t>
            </w:r>
            <w:r w:rsidR="00B91693">
              <w:rPr>
                <w:noProof/>
                <w:webHidden/>
              </w:rPr>
              <w:fldChar w:fldCharType="end"/>
            </w:r>
          </w:hyperlink>
        </w:p>
        <w:p w14:paraId="1CD0175D" w14:textId="23205CEB" w:rsidR="00B91693" w:rsidRDefault="00E91534">
          <w:pPr>
            <w:pStyle w:val="TOC1"/>
            <w:tabs>
              <w:tab w:val="right" w:leader="dot" w:pos="8296"/>
            </w:tabs>
            <w:rPr>
              <w:rFonts w:cstheme="minorBidi"/>
              <w:noProof/>
              <w:kern w:val="2"/>
              <w:sz w:val="21"/>
            </w:rPr>
          </w:pPr>
          <w:hyperlink w:anchor="_Toc531382762" w:history="1">
            <w:r w:rsidR="00B91693" w:rsidRPr="0004242B">
              <w:rPr>
                <w:rStyle w:val="ac"/>
                <w:noProof/>
              </w:rPr>
              <w:t>7.</w:t>
            </w:r>
            <w:r w:rsidR="00B91693" w:rsidRPr="0004242B">
              <w:rPr>
                <w:rStyle w:val="ac"/>
                <w:noProof/>
              </w:rPr>
              <w:t>质量管理计划</w:t>
            </w:r>
            <w:r w:rsidR="00B91693">
              <w:rPr>
                <w:noProof/>
                <w:webHidden/>
              </w:rPr>
              <w:tab/>
            </w:r>
            <w:r w:rsidR="00B91693">
              <w:rPr>
                <w:noProof/>
                <w:webHidden/>
              </w:rPr>
              <w:fldChar w:fldCharType="begin"/>
            </w:r>
            <w:r w:rsidR="00B91693">
              <w:rPr>
                <w:noProof/>
                <w:webHidden/>
              </w:rPr>
              <w:instrText xml:space="preserve"> PAGEREF _Toc531382762 \h </w:instrText>
            </w:r>
            <w:r w:rsidR="00B91693">
              <w:rPr>
                <w:noProof/>
                <w:webHidden/>
              </w:rPr>
            </w:r>
            <w:r w:rsidR="00B91693">
              <w:rPr>
                <w:noProof/>
                <w:webHidden/>
              </w:rPr>
              <w:fldChar w:fldCharType="separate"/>
            </w:r>
            <w:r w:rsidR="00B91693">
              <w:rPr>
                <w:noProof/>
                <w:webHidden/>
              </w:rPr>
              <w:t>21</w:t>
            </w:r>
            <w:r w:rsidR="00B91693">
              <w:rPr>
                <w:noProof/>
                <w:webHidden/>
              </w:rPr>
              <w:fldChar w:fldCharType="end"/>
            </w:r>
          </w:hyperlink>
        </w:p>
        <w:p w14:paraId="761D1915" w14:textId="0AF71BAA" w:rsidR="00B91693" w:rsidRDefault="00E91534">
          <w:pPr>
            <w:pStyle w:val="TOC2"/>
            <w:tabs>
              <w:tab w:val="right" w:leader="dot" w:pos="8296"/>
            </w:tabs>
            <w:rPr>
              <w:rFonts w:cstheme="minorBidi"/>
              <w:noProof/>
              <w:kern w:val="2"/>
              <w:sz w:val="21"/>
            </w:rPr>
          </w:pPr>
          <w:hyperlink w:anchor="_Toc531382763" w:history="1">
            <w:r w:rsidR="00B91693" w:rsidRPr="0004242B">
              <w:rPr>
                <w:rStyle w:val="ac"/>
                <w:noProof/>
              </w:rPr>
              <w:t>7.1</w:t>
            </w:r>
            <w:r w:rsidR="00B91693" w:rsidRPr="0004242B">
              <w:rPr>
                <w:rStyle w:val="ac"/>
                <w:noProof/>
              </w:rPr>
              <w:t>质量管理小组</w:t>
            </w:r>
            <w:r w:rsidR="00B91693">
              <w:rPr>
                <w:noProof/>
                <w:webHidden/>
              </w:rPr>
              <w:tab/>
            </w:r>
            <w:r w:rsidR="00B91693">
              <w:rPr>
                <w:noProof/>
                <w:webHidden/>
              </w:rPr>
              <w:fldChar w:fldCharType="begin"/>
            </w:r>
            <w:r w:rsidR="00B91693">
              <w:rPr>
                <w:noProof/>
                <w:webHidden/>
              </w:rPr>
              <w:instrText xml:space="preserve"> PAGEREF _Toc531382763 \h </w:instrText>
            </w:r>
            <w:r w:rsidR="00B91693">
              <w:rPr>
                <w:noProof/>
                <w:webHidden/>
              </w:rPr>
            </w:r>
            <w:r w:rsidR="00B91693">
              <w:rPr>
                <w:noProof/>
                <w:webHidden/>
              </w:rPr>
              <w:fldChar w:fldCharType="separate"/>
            </w:r>
            <w:r w:rsidR="00B91693">
              <w:rPr>
                <w:noProof/>
                <w:webHidden/>
              </w:rPr>
              <w:t>21</w:t>
            </w:r>
            <w:r w:rsidR="00B91693">
              <w:rPr>
                <w:noProof/>
                <w:webHidden/>
              </w:rPr>
              <w:fldChar w:fldCharType="end"/>
            </w:r>
          </w:hyperlink>
        </w:p>
        <w:p w14:paraId="555833B6" w14:textId="723A3BDA" w:rsidR="00B91693" w:rsidRDefault="00E91534">
          <w:pPr>
            <w:pStyle w:val="TOC2"/>
            <w:tabs>
              <w:tab w:val="right" w:leader="dot" w:pos="8296"/>
            </w:tabs>
            <w:rPr>
              <w:rFonts w:cstheme="minorBidi"/>
              <w:noProof/>
              <w:kern w:val="2"/>
              <w:sz w:val="21"/>
            </w:rPr>
          </w:pPr>
          <w:hyperlink w:anchor="_Toc531382764" w:history="1">
            <w:r w:rsidR="00B91693" w:rsidRPr="0004242B">
              <w:rPr>
                <w:rStyle w:val="ac"/>
                <w:noProof/>
              </w:rPr>
              <w:t>7.2</w:t>
            </w:r>
            <w:r w:rsidR="00B91693" w:rsidRPr="0004242B">
              <w:rPr>
                <w:rStyle w:val="ac"/>
                <w:noProof/>
              </w:rPr>
              <w:t>目标</w:t>
            </w:r>
            <w:r w:rsidR="00B91693">
              <w:rPr>
                <w:noProof/>
                <w:webHidden/>
              </w:rPr>
              <w:tab/>
            </w:r>
            <w:r w:rsidR="00B91693">
              <w:rPr>
                <w:noProof/>
                <w:webHidden/>
              </w:rPr>
              <w:fldChar w:fldCharType="begin"/>
            </w:r>
            <w:r w:rsidR="00B91693">
              <w:rPr>
                <w:noProof/>
                <w:webHidden/>
              </w:rPr>
              <w:instrText xml:space="preserve"> PAGEREF _Toc531382764 \h </w:instrText>
            </w:r>
            <w:r w:rsidR="00B91693">
              <w:rPr>
                <w:noProof/>
                <w:webHidden/>
              </w:rPr>
            </w:r>
            <w:r w:rsidR="00B91693">
              <w:rPr>
                <w:noProof/>
                <w:webHidden/>
              </w:rPr>
              <w:fldChar w:fldCharType="separate"/>
            </w:r>
            <w:r w:rsidR="00B91693">
              <w:rPr>
                <w:noProof/>
                <w:webHidden/>
              </w:rPr>
              <w:t>21</w:t>
            </w:r>
            <w:r w:rsidR="00B91693">
              <w:rPr>
                <w:noProof/>
                <w:webHidden/>
              </w:rPr>
              <w:fldChar w:fldCharType="end"/>
            </w:r>
          </w:hyperlink>
        </w:p>
        <w:p w14:paraId="33C4BB56" w14:textId="2E035653" w:rsidR="00B91693" w:rsidRDefault="00E91534">
          <w:pPr>
            <w:pStyle w:val="TOC2"/>
            <w:tabs>
              <w:tab w:val="right" w:leader="dot" w:pos="8296"/>
            </w:tabs>
            <w:rPr>
              <w:rFonts w:cstheme="minorBidi"/>
              <w:noProof/>
              <w:kern w:val="2"/>
              <w:sz w:val="21"/>
            </w:rPr>
          </w:pPr>
          <w:hyperlink w:anchor="_Toc531382765" w:history="1">
            <w:r w:rsidR="00B91693" w:rsidRPr="0004242B">
              <w:rPr>
                <w:rStyle w:val="ac"/>
                <w:noProof/>
              </w:rPr>
              <w:t>7.3</w:t>
            </w:r>
            <w:r w:rsidR="00B91693" w:rsidRPr="0004242B">
              <w:rPr>
                <w:rStyle w:val="ac"/>
                <w:noProof/>
              </w:rPr>
              <w:t>职责</w:t>
            </w:r>
            <w:r w:rsidR="00B91693">
              <w:rPr>
                <w:noProof/>
                <w:webHidden/>
              </w:rPr>
              <w:tab/>
            </w:r>
            <w:r w:rsidR="00B91693">
              <w:rPr>
                <w:noProof/>
                <w:webHidden/>
              </w:rPr>
              <w:fldChar w:fldCharType="begin"/>
            </w:r>
            <w:r w:rsidR="00B91693">
              <w:rPr>
                <w:noProof/>
                <w:webHidden/>
              </w:rPr>
              <w:instrText xml:space="preserve"> PAGEREF _Toc531382765 \h </w:instrText>
            </w:r>
            <w:r w:rsidR="00B91693">
              <w:rPr>
                <w:noProof/>
                <w:webHidden/>
              </w:rPr>
            </w:r>
            <w:r w:rsidR="00B91693">
              <w:rPr>
                <w:noProof/>
                <w:webHidden/>
              </w:rPr>
              <w:fldChar w:fldCharType="separate"/>
            </w:r>
            <w:r w:rsidR="00B91693">
              <w:rPr>
                <w:noProof/>
                <w:webHidden/>
              </w:rPr>
              <w:t>21</w:t>
            </w:r>
            <w:r w:rsidR="00B91693">
              <w:rPr>
                <w:noProof/>
                <w:webHidden/>
              </w:rPr>
              <w:fldChar w:fldCharType="end"/>
            </w:r>
          </w:hyperlink>
        </w:p>
        <w:p w14:paraId="1D53B380" w14:textId="2DB19214" w:rsidR="00B91693" w:rsidRDefault="00E91534">
          <w:pPr>
            <w:pStyle w:val="TOC2"/>
            <w:tabs>
              <w:tab w:val="right" w:leader="dot" w:pos="8296"/>
            </w:tabs>
            <w:rPr>
              <w:rFonts w:cstheme="minorBidi"/>
              <w:noProof/>
              <w:kern w:val="2"/>
              <w:sz w:val="21"/>
            </w:rPr>
          </w:pPr>
          <w:hyperlink w:anchor="_Toc531382766" w:history="1">
            <w:r w:rsidR="00B91693" w:rsidRPr="0004242B">
              <w:rPr>
                <w:rStyle w:val="ac"/>
                <w:noProof/>
              </w:rPr>
              <w:t>7.4</w:t>
            </w:r>
            <w:r w:rsidR="00B91693" w:rsidRPr="0004242B">
              <w:rPr>
                <w:rStyle w:val="ac"/>
                <w:noProof/>
              </w:rPr>
              <w:t>流程</w:t>
            </w:r>
            <w:r w:rsidR="00B91693">
              <w:rPr>
                <w:noProof/>
                <w:webHidden/>
              </w:rPr>
              <w:tab/>
            </w:r>
            <w:r w:rsidR="00B91693">
              <w:rPr>
                <w:noProof/>
                <w:webHidden/>
              </w:rPr>
              <w:fldChar w:fldCharType="begin"/>
            </w:r>
            <w:r w:rsidR="00B91693">
              <w:rPr>
                <w:noProof/>
                <w:webHidden/>
              </w:rPr>
              <w:instrText xml:space="preserve"> PAGEREF _Toc531382766 \h </w:instrText>
            </w:r>
            <w:r w:rsidR="00B91693">
              <w:rPr>
                <w:noProof/>
                <w:webHidden/>
              </w:rPr>
            </w:r>
            <w:r w:rsidR="00B91693">
              <w:rPr>
                <w:noProof/>
                <w:webHidden/>
              </w:rPr>
              <w:fldChar w:fldCharType="separate"/>
            </w:r>
            <w:r w:rsidR="00B91693">
              <w:rPr>
                <w:noProof/>
                <w:webHidden/>
              </w:rPr>
              <w:t>22</w:t>
            </w:r>
            <w:r w:rsidR="00B91693">
              <w:rPr>
                <w:noProof/>
                <w:webHidden/>
              </w:rPr>
              <w:fldChar w:fldCharType="end"/>
            </w:r>
          </w:hyperlink>
        </w:p>
        <w:p w14:paraId="2F1A0680" w14:textId="7D2D66A3" w:rsidR="00B91693" w:rsidRDefault="00E91534">
          <w:pPr>
            <w:pStyle w:val="TOC2"/>
            <w:tabs>
              <w:tab w:val="right" w:leader="dot" w:pos="8296"/>
            </w:tabs>
            <w:rPr>
              <w:rFonts w:cstheme="minorBidi"/>
              <w:noProof/>
              <w:kern w:val="2"/>
              <w:sz w:val="21"/>
            </w:rPr>
          </w:pPr>
          <w:hyperlink w:anchor="_Toc531382767" w:history="1">
            <w:r w:rsidR="00B91693" w:rsidRPr="0004242B">
              <w:rPr>
                <w:rStyle w:val="ac"/>
                <w:noProof/>
              </w:rPr>
              <w:t>7.5</w:t>
            </w:r>
            <w:r w:rsidR="00B91693" w:rsidRPr="0004242B">
              <w:rPr>
                <w:rStyle w:val="ac"/>
                <w:noProof/>
              </w:rPr>
              <w:t>分工</w:t>
            </w:r>
            <w:r w:rsidR="00B91693">
              <w:rPr>
                <w:noProof/>
                <w:webHidden/>
              </w:rPr>
              <w:tab/>
            </w:r>
            <w:r w:rsidR="00B91693">
              <w:rPr>
                <w:noProof/>
                <w:webHidden/>
              </w:rPr>
              <w:fldChar w:fldCharType="begin"/>
            </w:r>
            <w:r w:rsidR="00B91693">
              <w:rPr>
                <w:noProof/>
                <w:webHidden/>
              </w:rPr>
              <w:instrText xml:space="preserve"> PAGEREF _Toc531382767 \h </w:instrText>
            </w:r>
            <w:r w:rsidR="00B91693">
              <w:rPr>
                <w:noProof/>
                <w:webHidden/>
              </w:rPr>
            </w:r>
            <w:r w:rsidR="00B91693">
              <w:rPr>
                <w:noProof/>
                <w:webHidden/>
              </w:rPr>
              <w:fldChar w:fldCharType="separate"/>
            </w:r>
            <w:r w:rsidR="00B91693">
              <w:rPr>
                <w:noProof/>
                <w:webHidden/>
              </w:rPr>
              <w:t>22</w:t>
            </w:r>
            <w:r w:rsidR="00B91693">
              <w:rPr>
                <w:noProof/>
                <w:webHidden/>
              </w:rPr>
              <w:fldChar w:fldCharType="end"/>
            </w:r>
          </w:hyperlink>
        </w:p>
        <w:p w14:paraId="14781D8A" w14:textId="4F3D0E67" w:rsidR="00B91693" w:rsidRDefault="00E91534">
          <w:pPr>
            <w:pStyle w:val="TOC2"/>
            <w:tabs>
              <w:tab w:val="right" w:leader="dot" w:pos="8296"/>
            </w:tabs>
            <w:rPr>
              <w:rFonts w:cstheme="minorBidi"/>
              <w:noProof/>
              <w:kern w:val="2"/>
              <w:sz w:val="21"/>
            </w:rPr>
          </w:pPr>
          <w:hyperlink w:anchor="_Toc531382768" w:history="1">
            <w:r w:rsidR="00B91693" w:rsidRPr="0004242B">
              <w:rPr>
                <w:rStyle w:val="ac"/>
                <w:noProof/>
              </w:rPr>
              <w:t>7.6</w:t>
            </w:r>
            <w:r w:rsidR="00B91693" w:rsidRPr="0004242B">
              <w:rPr>
                <w:rStyle w:val="ac"/>
                <w:noProof/>
              </w:rPr>
              <w:t>质量指标</w:t>
            </w:r>
            <w:r w:rsidR="00B91693">
              <w:rPr>
                <w:noProof/>
                <w:webHidden/>
              </w:rPr>
              <w:tab/>
            </w:r>
            <w:r w:rsidR="00B91693">
              <w:rPr>
                <w:noProof/>
                <w:webHidden/>
              </w:rPr>
              <w:fldChar w:fldCharType="begin"/>
            </w:r>
            <w:r w:rsidR="00B91693">
              <w:rPr>
                <w:noProof/>
                <w:webHidden/>
              </w:rPr>
              <w:instrText xml:space="preserve"> PAGEREF _Toc531382768 \h </w:instrText>
            </w:r>
            <w:r w:rsidR="00B91693">
              <w:rPr>
                <w:noProof/>
                <w:webHidden/>
              </w:rPr>
            </w:r>
            <w:r w:rsidR="00B91693">
              <w:rPr>
                <w:noProof/>
                <w:webHidden/>
              </w:rPr>
              <w:fldChar w:fldCharType="separate"/>
            </w:r>
            <w:r w:rsidR="00B91693">
              <w:rPr>
                <w:noProof/>
                <w:webHidden/>
              </w:rPr>
              <w:t>22</w:t>
            </w:r>
            <w:r w:rsidR="00B91693">
              <w:rPr>
                <w:noProof/>
                <w:webHidden/>
              </w:rPr>
              <w:fldChar w:fldCharType="end"/>
            </w:r>
          </w:hyperlink>
        </w:p>
        <w:p w14:paraId="5F120415" w14:textId="3E5379B1" w:rsidR="00B91693" w:rsidRDefault="00E91534">
          <w:pPr>
            <w:pStyle w:val="TOC2"/>
            <w:tabs>
              <w:tab w:val="right" w:leader="dot" w:pos="8296"/>
            </w:tabs>
            <w:rPr>
              <w:rFonts w:cstheme="minorBidi"/>
              <w:noProof/>
              <w:kern w:val="2"/>
              <w:sz w:val="21"/>
            </w:rPr>
          </w:pPr>
          <w:hyperlink w:anchor="_Toc531382769" w:history="1">
            <w:r w:rsidR="00B91693" w:rsidRPr="0004242B">
              <w:rPr>
                <w:rStyle w:val="ac"/>
                <w:noProof/>
              </w:rPr>
              <w:t>7.7</w:t>
            </w:r>
            <w:r w:rsidR="00B91693" w:rsidRPr="0004242B">
              <w:rPr>
                <w:rStyle w:val="ac"/>
                <w:noProof/>
              </w:rPr>
              <w:t>文档质量准则</w:t>
            </w:r>
            <w:r w:rsidR="00B91693">
              <w:rPr>
                <w:noProof/>
                <w:webHidden/>
              </w:rPr>
              <w:tab/>
            </w:r>
            <w:r w:rsidR="00B91693">
              <w:rPr>
                <w:noProof/>
                <w:webHidden/>
              </w:rPr>
              <w:fldChar w:fldCharType="begin"/>
            </w:r>
            <w:r w:rsidR="00B91693">
              <w:rPr>
                <w:noProof/>
                <w:webHidden/>
              </w:rPr>
              <w:instrText xml:space="preserve"> PAGEREF _Toc531382769 \h </w:instrText>
            </w:r>
            <w:r w:rsidR="00B91693">
              <w:rPr>
                <w:noProof/>
                <w:webHidden/>
              </w:rPr>
            </w:r>
            <w:r w:rsidR="00B91693">
              <w:rPr>
                <w:noProof/>
                <w:webHidden/>
              </w:rPr>
              <w:fldChar w:fldCharType="separate"/>
            </w:r>
            <w:r w:rsidR="00B91693">
              <w:rPr>
                <w:noProof/>
                <w:webHidden/>
              </w:rPr>
              <w:t>22</w:t>
            </w:r>
            <w:r w:rsidR="00B91693">
              <w:rPr>
                <w:noProof/>
                <w:webHidden/>
              </w:rPr>
              <w:fldChar w:fldCharType="end"/>
            </w:r>
          </w:hyperlink>
        </w:p>
        <w:p w14:paraId="5133885F" w14:textId="6139CA4E" w:rsidR="00B91693" w:rsidRDefault="00E91534">
          <w:pPr>
            <w:pStyle w:val="TOC2"/>
            <w:tabs>
              <w:tab w:val="right" w:leader="dot" w:pos="8296"/>
            </w:tabs>
            <w:rPr>
              <w:rFonts w:cstheme="minorBidi"/>
              <w:noProof/>
              <w:kern w:val="2"/>
              <w:sz w:val="21"/>
            </w:rPr>
          </w:pPr>
          <w:hyperlink w:anchor="_Toc531382770" w:history="1">
            <w:r w:rsidR="00B91693" w:rsidRPr="0004242B">
              <w:rPr>
                <w:rStyle w:val="ac"/>
                <w:noProof/>
              </w:rPr>
              <w:t>7.8</w:t>
            </w:r>
            <w:r w:rsidR="00B91693" w:rsidRPr="0004242B">
              <w:rPr>
                <w:rStyle w:val="ac"/>
                <w:noProof/>
              </w:rPr>
              <w:t>评审管理</w:t>
            </w:r>
            <w:r w:rsidR="00B91693">
              <w:rPr>
                <w:noProof/>
                <w:webHidden/>
              </w:rPr>
              <w:tab/>
            </w:r>
            <w:r w:rsidR="00B91693">
              <w:rPr>
                <w:noProof/>
                <w:webHidden/>
              </w:rPr>
              <w:fldChar w:fldCharType="begin"/>
            </w:r>
            <w:r w:rsidR="00B91693">
              <w:rPr>
                <w:noProof/>
                <w:webHidden/>
              </w:rPr>
              <w:instrText xml:space="preserve"> PAGEREF _Toc531382770 \h </w:instrText>
            </w:r>
            <w:r w:rsidR="00B91693">
              <w:rPr>
                <w:noProof/>
                <w:webHidden/>
              </w:rPr>
            </w:r>
            <w:r w:rsidR="00B91693">
              <w:rPr>
                <w:noProof/>
                <w:webHidden/>
              </w:rPr>
              <w:fldChar w:fldCharType="separate"/>
            </w:r>
            <w:r w:rsidR="00B91693">
              <w:rPr>
                <w:noProof/>
                <w:webHidden/>
              </w:rPr>
              <w:t>23</w:t>
            </w:r>
            <w:r w:rsidR="00B91693">
              <w:rPr>
                <w:noProof/>
                <w:webHidden/>
              </w:rPr>
              <w:fldChar w:fldCharType="end"/>
            </w:r>
          </w:hyperlink>
        </w:p>
        <w:p w14:paraId="4103902F" w14:textId="78A6A56E" w:rsidR="00B91693" w:rsidRDefault="00E91534">
          <w:pPr>
            <w:pStyle w:val="TOC1"/>
            <w:tabs>
              <w:tab w:val="right" w:leader="dot" w:pos="8296"/>
            </w:tabs>
            <w:rPr>
              <w:rFonts w:cstheme="minorBidi"/>
              <w:noProof/>
              <w:kern w:val="2"/>
              <w:sz w:val="21"/>
            </w:rPr>
          </w:pPr>
          <w:hyperlink w:anchor="_Toc531382771" w:history="1">
            <w:r w:rsidR="00B91693" w:rsidRPr="0004242B">
              <w:rPr>
                <w:rStyle w:val="ac"/>
                <w:noProof/>
              </w:rPr>
              <w:t>8.</w:t>
            </w:r>
            <w:r w:rsidR="00B91693" w:rsidRPr="0004242B">
              <w:rPr>
                <w:rStyle w:val="ac"/>
                <w:noProof/>
              </w:rPr>
              <w:t>沟通管理计划</w:t>
            </w:r>
            <w:r w:rsidR="00B91693">
              <w:rPr>
                <w:noProof/>
                <w:webHidden/>
              </w:rPr>
              <w:tab/>
            </w:r>
            <w:r w:rsidR="00B91693">
              <w:rPr>
                <w:noProof/>
                <w:webHidden/>
              </w:rPr>
              <w:fldChar w:fldCharType="begin"/>
            </w:r>
            <w:r w:rsidR="00B91693">
              <w:rPr>
                <w:noProof/>
                <w:webHidden/>
              </w:rPr>
              <w:instrText xml:space="preserve"> PAGEREF _Toc531382771 \h </w:instrText>
            </w:r>
            <w:r w:rsidR="00B91693">
              <w:rPr>
                <w:noProof/>
                <w:webHidden/>
              </w:rPr>
            </w:r>
            <w:r w:rsidR="00B91693">
              <w:rPr>
                <w:noProof/>
                <w:webHidden/>
              </w:rPr>
              <w:fldChar w:fldCharType="separate"/>
            </w:r>
            <w:r w:rsidR="00B91693">
              <w:rPr>
                <w:noProof/>
                <w:webHidden/>
              </w:rPr>
              <w:t>24</w:t>
            </w:r>
            <w:r w:rsidR="00B91693">
              <w:rPr>
                <w:noProof/>
                <w:webHidden/>
              </w:rPr>
              <w:fldChar w:fldCharType="end"/>
            </w:r>
          </w:hyperlink>
        </w:p>
        <w:p w14:paraId="40BF3596" w14:textId="3CF0D391" w:rsidR="00B91693" w:rsidRDefault="00E91534">
          <w:pPr>
            <w:pStyle w:val="TOC2"/>
            <w:tabs>
              <w:tab w:val="right" w:leader="dot" w:pos="8296"/>
            </w:tabs>
            <w:rPr>
              <w:rFonts w:cstheme="minorBidi"/>
              <w:noProof/>
              <w:kern w:val="2"/>
              <w:sz w:val="21"/>
            </w:rPr>
          </w:pPr>
          <w:hyperlink w:anchor="_Toc531382772" w:history="1">
            <w:r w:rsidR="00B91693" w:rsidRPr="0004242B">
              <w:rPr>
                <w:rStyle w:val="ac"/>
                <w:noProof/>
              </w:rPr>
              <w:t>8.1</w:t>
            </w:r>
            <w:r w:rsidR="00B91693" w:rsidRPr="0004242B">
              <w:rPr>
                <w:rStyle w:val="ac"/>
                <w:noProof/>
              </w:rPr>
              <w:t>项目干系人识别</w:t>
            </w:r>
            <w:r w:rsidR="00B91693">
              <w:rPr>
                <w:noProof/>
                <w:webHidden/>
              </w:rPr>
              <w:tab/>
            </w:r>
            <w:r w:rsidR="00B91693">
              <w:rPr>
                <w:noProof/>
                <w:webHidden/>
              </w:rPr>
              <w:fldChar w:fldCharType="begin"/>
            </w:r>
            <w:r w:rsidR="00B91693">
              <w:rPr>
                <w:noProof/>
                <w:webHidden/>
              </w:rPr>
              <w:instrText xml:space="preserve"> PAGEREF _Toc531382772 \h </w:instrText>
            </w:r>
            <w:r w:rsidR="00B91693">
              <w:rPr>
                <w:noProof/>
                <w:webHidden/>
              </w:rPr>
            </w:r>
            <w:r w:rsidR="00B91693">
              <w:rPr>
                <w:noProof/>
                <w:webHidden/>
              </w:rPr>
              <w:fldChar w:fldCharType="separate"/>
            </w:r>
            <w:r w:rsidR="00B91693">
              <w:rPr>
                <w:noProof/>
                <w:webHidden/>
              </w:rPr>
              <w:t>24</w:t>
            </w:r>
            <w:r w:rsidR="00B91693">
              <w:rPr>
                <w:noProof/>
                <w:webHidden/>
              </w:rPr>
              <w:fldChar w:fldCharType="end"/>
            </w:r>
          </w:hyperlink>
        </w:p>
        <w:p w14:paraId="0277A585" w14:textId="61EFB7AF" w:rsidR="00B91693" w:rsidRDefault="00E91534">
          <w:pPr>
            <w:pStyle w:val="TOC2"/>
            <w:tabs>
              <w:tab w:val="right" w:leader="dot" w:pos="8296"/>
            </w:tabs>
            <w:rPr>
              <w:rFonts w:cstheme="minorBidi"/>
              <w:noProof/>
              <w:kern w:val="2"/>
              <w:sz w:val="21"/>
            </w:rPr>
          </w:pPr>
          <w:hyperlink w:anchor="_Toc531382773" w:history="1">
            <w:r w:rsidR="00B91693" w:rsidRPr="0004242B">
              <w:rPr>
                <w:rStyle w:val="ac"/>
                <w:noProof/>
              </w:rPr>
              <w:t>8.2</w:t>
            </w:r>
            <w:r w:rsidR="00B91693" w:rsidRPr="0004242B">
              <w:rPr>
                <w:rStyle w:val="ac"/>
                <w:noProof/>
              </w:rPr>
              <w:t>与客户的沟通计划</w:t>
            </w:r>
            <w:r w:rsidR="00B91693">
              <w:rPr>
                <w:noProof/>
                <w:webHidden/>
              </w:rPr>
              <w:tab/>
            </w:r>
            <w:r w:rsidR="00B91693">
              <w:rPr>
                <w:noProof/>
                <w:webHidden/>
              </w:rPr>
              <w:fldChar w:fldCharType="begin"/>
            </w:r>
            <w:r w:rsidR="00B91693">
              <w:rPr>
                <w:noProof/>
                <w:webHidden/>
              </w:rPr>
              <w:instrText xml:space="preserve"> PAGEREF _Toc531382773 \h </w:instrText>
            </w:r>
            <w:r w:rsidR="00B91693">
              <w:rPr>
                <w:noProof/>
                <w:webHidden/>
              </w:rPr>
            </w:r>
            <w:r w:rsidR="00B91693">
              <w:rPr>
                <w:noProof/>
                <w:webHidden/>
              </w:rPr>
              <w:fldChar w:fldCharType="separate"/>
            </w:r>
            <w:r w:rsidR="00B91693">
              <w:rPr>
                <w:noProof/>
                <w:webHidden/>
              </w:rPr>
              <w:t>25</w:t>
            </w:r>
            <w:r w:rsidR="00B91693">
              <w:rPr>
                <w:noProof/>
                <w:webHidden/>
              </w:rPr>
              <w:fldChar w:fldCharType="end"/>
            </w:r>
          </w:hyperlink>
        </w:p>
        <w:p w14:paraId="4315939E" w14:textId="4CD35F1D" w:rsidR="00B91693" w:rsidRDefault="00E91534">
          <w:pPr>
            <w:pStyle w:val="TOC2"/>
            <w:tabs>
              <w:tab w:val="right" w:leader="dot" w:pos="8296"/>
            </w:tabs>
            <w:rPr>
              <w:rFonts w:cstheme="minorBidi"/>
              <w:noProof/>
              <w:kern w:val="2"/>
              <w:sz w:val="21"/>
            </w:rPr>
          </w:pPr>
          <w:hyperlink w:anchor="_Toc531382774" w:history="1">
            <w:r w:rsidR="00B91693" w:rsidRPr="0004242B">
              <w:rPr>
                <w:rStyle w:val="ac"/>
                <w:noProof/>
              </w:rPr>
              <w:t>8.3G18</w:t>
            </w:r>
            <w:r w:rsidR="00B91693" w:rsidRPr="0004242B">
              <w:rPr>
                <w:rStyle w:val="ac"/>
                <w:noProof/>
              </w:rPr>
              <w:t>小组内部沟通计划</w:t>
            </w:r>
            <w:r w:rsidR="00B91693">
              <w:rPr>
                <w:noProof/>
                <w:webHidden/>
              </w:rPr>
              <w:tab/>
            </w:r>
            <w:r w:rsidR="00B91693">
              <w:rPr>
                <w:noProof/>
                <w:webHidden/>
              </w:rPr>
              <w:fldChar w:fldCharType="begin"/>
            </w:r>
            <w:r w:rsidR="00B91693">
              <w:rPr>
                <w:noProof/>
                <w:webHidden/>
              </w:rPr>
              <w:instrText xml:space="preserve"> PAGEREF _Toc531382774 \h </w:instrText>
            </w:r>
            <w:r w:rsidR="00B91693">
              <w:rPr>
                <w:noProof/>
                <w:webHidden/>
              </w:rPr>
            </w:r>
            <w:r w:rsidR="00B91693">
              <w:rPr>
                <w:noProof/>
                <w:webHidden/>
              </w:rPr>
              <w:fldChar w:fldCharType="separate"/>
            </w:r>
            <w:r w:rsidR="00B91693">
              <w:rPr>
                <w:noProof/>
                <w:webHidden/>
              </w:rPr>
              <w:t>26</w:t>
            </w:r>
            <w:r w:rsidR="00B91693">
              <w:rPr>
                <w:noProof/>
                <w:webHidden/>
              </w:rPr>
              <w:fldChar w:fldCharType="end"/>
            </w:r>
          </w:hyperlink>
        </w:p>
        <w:p w14:paraId="2DCCE600" w14:textId="25B7C8BF" w:rsidR="00B91693" w:rsidRDefault="00E91534">
          <w:pPr>
            <w:pStyle w:val="TOC1"/>
            <w:tabs>
              <w:tab w:val="right" w:leader="dot" w:pos="8296"/>
            </w:tabs>
            <w:rPr>
              <w:rFonts w:cstheme="minorBidi"/>
              <w:noProof/>
              <w:kern w:val="2"/>
              <w:sz w:val="21"/>
            </w:rPr>
          </w:pPr>
          <w:hyperlink w:anchor="_Toc531382775" w:history="1">
            <w:r w:rsidR="00B91693" w:rsidRPr="0004242B">
              <w:rPr>
                <w:rStyle w:val="ac"/>
                <w:noProof/>
              </w:rPr>
              <w:t xml:space="preserve">9 </w:t>
            </w:r>
            <w:r w:rsidR="00B91693" w:rsidRPr="0004242B">
              <w:rPr>
                <w:rStyle w:val="ac"/>
                <w:noProof/>
              </w:rPr>
              <w:t>采购管理计划</w:t>
            </w:r>
            <w:r w:rsidR="00B91693">
              <w:rPr>
                <w:noProof/>
                <w:webHidden/>
              </w:rPr>
              <w:tab/>
            </w:r>
            <w:r w:rsidR="00B91693">
              <w:rPr>
                <w:noProof/>
                <w:webHidden/>
              </w:rPr>
              <w:fldChar w:fldCharType="begin"/>
            </w:r>
            <w:r w:rsidR="00B91693">
              <w:rPr>
                <w:noProof/>
                <w:webHidden/>
              </w:rPr>
              <w:instrText xml:space="preserve"> PAGEREF _Toc531382775 \h </w:instrText>
            </w:r>
            <w:r w:rsidR="00B91693">
              <w:rPr>
                <w:noProof/>
                <w:webHidden/>
              </w:rPr>
            </w:r>
            <w:r w:rsidR="00B91693">
              <w:rPr>
                <w:noProof/>
                <w:webHidden/>
              </w:rPr>
              <w:fldChar w:fldCharType="separate"/>
            </w:r>
            <w:r w:rsidR="00B91693">
              <w:rPr>
                <w:noProof/>
                <w:webHidden/>
              </w:rPr>
              <w:t>26</w:t>
            </w:r>
            <w:r w:rsidR="00B91693">
              <w:rPr>
                <w:noProof/>
                <w:webHidden/>
              </w:rPr>
              <w:fldChar w:fldCharType="end"/>
            </w:r>
          </w:hyperlink>
        </w:p>
        <w:p w14:paraId="28A05110" w14:textId="4B426F4E" w:rsidR="00B91693" w:rsidRDefault="00E91534">
          <w:pPr>
            <w:pStyle w:val="TOC1"/>
            <w:tabs>
              <w:tab w:val="right" w:leader="dot" w:pos="8296"/>
            </w:tabs>
            <w:rPr>
              <w:rFonts w:cstheme="minorBidi"/>
              <w:noProof/>
              <w:kern w:val="2"/>
              <w:sz w:val="21"/>
            </w:rPr>
          </w:pPr>
          <w:hyperlink w:anchor="_Toc531382776" w:history="1">
            <w:r w:rsidR="00B91693" w:rsidRPr="0004242B">
              <w:rPr>
                <w:rStyle w:val="ac"/>
                <w:noProof/>
              </w:rPr>
              <w:t>10.</w:t>
            </w:r>
            <w:r w:rsidR="00B91693" w:rsidRPr="0004242B">
              <w:rPr>
                <w:rStyle w:val="ac"/>
                <w:noProof/>
              </w:rPr>
              <w:t>风险管理计划</w:t>
            </w:r>
            <w:r w:rsidR="00B91693">
              <w:rPr>
                <w:noProof/>
                <w:webHidden/>
              </w:rPr>
              <w:tab/>
            </w:r>
            <w:r w:rsidR="00B91693">
              <w:rPr>
                <w:noProof/>
                <w:webHidden/>
              </w:rPr>
              <w:fldChar w:fldCharType="begin"/>
            </w:r>
            <w:r w:rsidR="00B91693">
              <w:rPr>
                <w:noProof/>
                <w:webHidden/>
              </w:rPr>
              <w:instrText xml:space="preserve"> PAGEREF _Toc531382776 \h </w:instrText>
            </w:r>
            <w:r w:rsidR="00B91693">
              <w:rPr>
                <w:noProof/>
                <w:webHidden/>
              </w:rPr>
            </w:r>
            <w:r w:rsidR="00B91693">
              <w:rPr>
                <w:noProof/>
                <w:webHidden/>
              </w:rPr>
              <w:fldChar w:fldCharType="separate"/>
            </w:r>
            <w:r w:rsidR="00B91693">
              <w:rPr>
                <w:noProof/>
                <w:webHidden/>
              </w:rPr>
              <w:t>27</w:t>
            </w:r>
            <w:r w:rsidR="00B91693">
              <w:rPr>
                <w:noProof/>
                <w:webHidden/>
              </w:rPr>
              <w:fldChar w:fldCharType="end"/>
            </w:r>
          </w:hyperlink>
        </w:p>
        <w:p w14:paraId="29529C18" w14:textId="12692015" w:rsidR="00B91693" w:rsidRDefault="00E91534">
          <w:pPr>
            <w:pStyle w:val="TOC2"/>
            <w:tabs>
              <w:tab w:val="right" w:leader="dot" w:pos="8296"/>
            </w:tabs>
            <w:rPr>
              <w:rFonts w:cstheme="minorBidi"/>
              <w:noProof/>
              <w:kern w:val="2"/>
              <w:sz w:val="21"/>
            </w:rPr>
          </w:pPr>
          <w:hyperlink w:anchor="_Toc531382777" w:history="1">
            <w:r w:rsidR="00B91693" w:rsidRPr="0004242B">
              <w:rPr>
                <w:rStyle w:val="ac"/>
                <w:noProof/>
              </w:rPr>
              <w:t>10.1</w:t>
            </w:r>
            <w:r w:rsidR="00B91693" w:rsidRPr="0004242B">
              <w:rPr>
                <w:rStyle w:val="ac"/>
                <w:noProof/>
              </w:rPr>
              <w:t>风险评估</w:t>
            </w:r>
            <w:r w:rsidR="00B91693">
              <w:rPr>
                <w:noProof/>
                <w:webHidden/>
              </w:rPr>
              <w:tab/>
            </w:r>
            <w:r w:rsidR="00B91693">
              <w:rPr>
                <w:noProof/>
                <w:webHidden/>
              </w:rPr>
              <w:fldChar w:fldCharType="begin"/>
            </w:r>
            <w:r w:rsidR="00B91693">
              <w:rPr>
                <w:noProof/>
                <w:webHidden/>
              </w:rPr>
              <w:instrText xml:space="preserve"> PAGEREF _Toc531382777 \h </w:instrText>
            </w:r>
            <w:r w:rsidR="00B91693">
              <w:rPr>
                <w:noProof/>
                <w:webHidden/>
              </w:rPr>
            </w:r>
            <w:r w:rsidR="00B91693">
              <w:rPr>
                <w:noProof/>
                <w:webHidden/>
              </w:rPr>
              <w:fldChar w:fldCharType="separate"/>
            </w:r>
            <w:r w:rsidR="00B91693">
              <w:rPr>
                <w:noProof/>
                <w:webHidden/>
              </w:rPr>
              <w:t>27</w:t>
            </w:r>
            <w:r w:rsidR="00B91693">
              <w:rPr>
                <w:noProof/>
                <w:webHidden/>
              </w:rPr>
              <w:fldChar w:fldCharType="end"/>
            </w:r>
          </w:hyperlink>
        </w:p>
        <w:p w14:paraId="613B10EB" w14:textId="6CE46C34" w:rsidR="00B91693" w:rsidRDefault="00E91534">
          <w:pPr>
            <w:pStyle w:val="TOC3"/>
            <w:tabs>
              <w:tab w:val="right" w:leader="dot" w:pos="8296"/>
            </w:tabs>
            <w:rPr>
              <w:rFonts w:cstheme="minorBidi"/>
              <w:noProof/>
              <w:kern w:val="2"/>
              <w:sz w:val="21"/>
            </w:rPr>
          </w:pPr>
          <w:hyperlink w:anchor="_Toc531382778" w:history="1">
            <w:r w:rsidR="00B91693" w:rsidRPr="0004242B">
              <w:rPr>
                <w:rStyle w:val="ac"/>
                <w:noProof/>
              </w:rPr>
              <w:t>10.1.1</w:t>
            </w:r>
            <w:r w:rsidR="00B91693" w:rsidRPr="0004242B">
              <w:rPr>
                <w:rStyle w:val="ac"/>
                <w:noProof/>
              </w:rPr>
              <w:t>过程方面的问题</w:t>
            </w:r>
            <w:r w:rsidR="00B91693">
              <w:rPr>
                <w:noProof/>
                <w:webHidden/>
              </w:rPr>
              <w:tab/>
            </w:r>
            <w:r w:rsidR="00B91693">
              <w:rPr>
                <w:noProof/>
                <w:webHidden/>
              </w:rPr>
              <w:fldChar w:fldCharType="begin"/>
            </w:r>
            <w:r w:rsidR="00B91693">
              <w:rPr>
                <w:noProof/>
                <w:webHidden/>
              </w:rPr>
              <w:instrText xml:space="preserve"> PAGEREF _Toc531382778 \h </w:instrText>
            </w:r>
            <w:r w:rsidR="00B91693">
              <w:rPr>
                <w:noProof/>
                <w:webHidden/>
              </w:rPr>
            </w:r>
            <w:r w:rsidR="00B91693">
              <w:rPr>
                <w:noProof/>
                <w:webHidden/>
              </w:rPr>
              <w:fldChar w:fldCharType="separate"/>
            </w:r>
            <w:r w:rsidR="00B91693">
              <w:rPr>
                <w:noProof/>
                <w:webHidden/>
              </w:rPr>
              <w:t>27</w:t>
            </w:r>
            <w:r w:rsidR="00B91693">
              <w:rPr>
                <w:noProof/>
                <w:webHidden/>
              </w:rPr>
              <w:fldChar w:fldCharType="end"/>
            </w:r>
          </w:hyperlink>
        </w:p>
        <w:p w14:paraId="3204FD29" w14:textId="3915D3EF" w:rsidR="00B91693" w:rsidRDefault="00E91534">
          <w:pPr>
            <w:pStyle w:val="TOC3"/>
            <w:tabs>
              <w:tab w:val="right" w:leader="dot" w:pos="8296"/>
            </w:tabs>
            <w:rPr>
              <w:rFonts w:cstheme="minorBidi"/>
              <w:noProof/>
              <w:kern w:val="2"/>
              <w:sz w:val="21"/>
            </w:rPr>
          </w:pPr>
          <w:hyperlink w:anchor="_Toc531382779" w:history="1">
            <w:r w:rsidR="00B91693" w:rsidRPr="0004242B">
              <w:rPr>
                <w:rStyle w:val="ac"/>
                <w:noProof/>
              </w:rPr>
              <w:t>10.1.2</w:t>
            </w:r>
            <w:r w:rsidR="00B91693" w:rsidRPr="0004242B">
              <w:rPr>
                <w:rStyle w:val="ac"/>
                <w:noProof/>
              </w:rPr>
              <w:t>规划方面问题</w:t>
            </w:r>
            <w:r w:rsidR="00B91693">
              <w:rPr>
                <w:noProof/>
                <w:webHidden/>
              </w:rPr>
              <w:tab/>
            </w:r>
            <w:r w:rsidR="00B91693">
              <w:rPr>
                <w:noProof/>
                <w:webHidden/>
              </w:rPr>
              <w:fldChar w:fldCharType="begin"/>
            </w:r>
            <w:r w:rsidR="00B91693">
              <w:rPr>
                <w:noProof/>
                <w:webHidden/>
              </w:rPr>
              <w:instrText xml:space="preserve"> PAGEREF _Toc531382779 \h </w:instrText>
            </w:r>
            <w:r w:rsidR="00B91693">
              <w:rPr>
                <w:noProof/>
                <w:webHidden/>
              </w:rPr>
            </w:r>
            <w:r w:rsidR="00B91693">
              <w:rPr>
                <w:noProof/>
                <w:webHidden/>
              </w:rPr>
              <w:fldChar w:fldCharType="separate"/>
            </w:r>
            <w:r w:rsidR="00B91693">
              <w:rPr>
                <w:noProof/>
                <w:webHidden/>
              </w:rPr>
              <w:t>27</w:t>
            </w:r>
            <w:r w:rsidR="00B91693">
              <w:rPr>
                <w:noProof/>
                <w:webHidden/>
              </w:rPr>
              <w:fldChar w:fldCharType="end"/>
            </w:r>
          </w:hyperlink>
        </w:p>
        <w:p w14:paraId="0470D60E" w14:textId="7E845706" w:rsidR="00B91693" w:rsidRDefault="00E91534">
          <w:pPr>
            <w:pStyle w:val="TOC3"/>
            <w:tabs>
              <w:tab w:val="right" w:leader="dot" w:pos="8296"/>
            </w:tabs>
            <w:rPr>
              <w:rFonts w:cstheme="minorBidi"/>
              <w:noProof/>
              <w:kern w:val="2"/>
              <w:sz w:val="21"/>
            </w:rPr>
          </w:pPr>
          <w:hyperlink w:anchor="_Toc531382780" w:history="1">
            <w:r w:rsidR="00B91693" w:rsidRPr="0004242B">
              <w:rPr>
                <w:rStyle w:val="ac"/>
                <w:noProof/>
              </w:rPr>
              <w:t>10.1.3</w:t>
            </w:r>
            <w:r w:rsidR="00B91693" w:rsidRPr="0004242B">
              <w:rPr>
                <w:rStyle w:val="ac"/>
                <w:noProof/>
              </w:rPr>
              <w:t>交流方面</w:t>
            </w:r>
            <w:r w:rsidR="00B91693">
              <w:rPr>
                <w:noProof/>
                <w:webHidden/>
              </w:rPr>
              <w:tab/>
            </w:r>
            <w:r w:rsidR="00B91693">
              <w:rPr>
                <w:noProof/>
                <w:webHidden/>
              </w:rPr>
              <w:fldChar w:fldCharType="begin"/>
            </w:r>
            <w:r w:rsidR="00B91693">
              <w:rPr>
                <w:noProof/>
                <w:webHidden/>
              </w:rPr>
              <w:instrText xml:space="preserve"> PAGEREF _Toc531382780 \h </w:instrText>
            </w:r>
            <w:r w:rsidR="00B91693">
              <w:rPr>
                <w:noProof/>
                <w:webHidden/>
              </w:rPr>
            </w:r>
            <w:r w:rsidR="00B91693">
              <w:rPr>
                <w:noProof/>
                <w:webHidden/>
              </w:rPr>
              <w:fldChar w:fldCharType="separate"/>
            </w:r>
            <w:r w:rsidR="00B91693">
              <w:rPr>
                <w:noProof/>
                <w:webHidden/>
              </w:rPr>
              <w:t>27</w:t>
            </w:r>
            <w:r w:rsidR="00B91693">
              <w:rPr>
                <w:noProof/>
                <w:webHidden/>
              </w:rPr>
              <w:fldChar w:fldCharType="end"/>
            </w:r>
          </w:hyperlink>
        </w:p>
        <w:p w14:paraId="77D0877D" w14:textId="58F3F331" w:rsidR="00B91693" w:rsidRDefault="00E91534">
          <w:pPr>
            <w:pStyle w:val="TOC3"/>
            <w:tabs>
              <w:tab w:val="right" w:leader="dot" w:pos="8296"/>
            </w:tabs>
            <w:rPr>
              <w:rFonts w:cstheme="minorBidi"/>
              <w:noProof/>
              <w:kern w:val="2"/>
              <w:sz w:val="21"/>
            </w:rPr>
          </w:pPr>
          <w:hyperlink w:anchor="_Toc531382781" w:history="1">
            <w:r w:rsidR="00B91693" w:rsidRPr="0004242B">
              <w:rPr>
                <w:rStyle w:val="ac"/>
                <w:noProof/>
              </w:rPr>
              <w:t>10.1.4</w:t>
            </w:r>
            <w:r w:rsidR="00B91693" w:rsidRPr="0004242B">
              <w:rPr>
                <w:rStyle w:val="ac"/>
                <w:noProof/>
              </w:rPr>
              <w:t>需求获取方面的风险</w:t>
            </w:r>
            <w:r w:rsidR="00B91693">
              <w:rPr>
                <w:noProof/>
                <w:webHidden/>
              </w:rPr>
              <w:tab/>
            </w:r>
            <w:r w:rsidR="00B91693">
              <w:rPr>
                <w:noProof/>
                <w:webHidden/>
              </w:rPr>
              <w:fldChar w:fldCharType="begin"/>
            </w:r>
            <w:r w:rsidR="00B91693">
              <w:rPr>
                <w:noProof/>
                <w:webHidden/>
              </w:rPr>
              <w:instrText xml:space="preserve"> PAGEREF _Toc531382781 \h </w:instrText>
            </w:r>
            <w:r w:rsidR="00B91693">
              <w:rPr>
                <w:noProof/>
                <w:webHidden/>
              </w:rPr>
            </w:r>
            <w:r w:rsidR="00B91693">
              <w:rPr>
                <w:noProof/>
                <w:webHidden/>
              </w:rPr>
              <w:fldChar w:fldCharType="separate"/>
            </w:r>
            <w:r w:rsidR="00B91693">
              <w:rPr>
                <w:noProof/>
                <w:webHidden/>
              </w:rPr>
              <w:t>27</w:t>
            </w:r>
            <w:r w:rsidR="00B91693">
              <w:rPr>
                <w:noProof/>
                <w:webHidden/>
              </w:rPr>
              <w:fldChar w:fldCharType="end"/>
            </w:r>
          </w:hyperlink>
        </w:p>
        <w:p w14:paraId="15EAAD4A" w14:textId="51A19FB6" w:rsidR="00B91693" w:rsidRDefault="00E91534">
          <w:pPr>
            <w:pStyle w:val="TOC3"/>
            <w:tabs>
              <w:tab w:val="right" w:leader="dot" w:pos="8296"/>
            </w:tabs>
            <w:rPr>
              <w:rFonts w:cstheme="minorBidi"/>
              <w:noProof/>
              <w:kern w:val="2"/>
              <w:sz w:val="21"/>
            </w:rPr>
          </w:pPr>
          <w:hyperlink w:anchor="_Toc531382782" w:history="1">
            <w:r w:rsidR="00B91693" w:rsidRPr="0004242B">
              <w:rPr>
                <w:rStyle w:val="ac"/>
                <w:noProof/>
              </w:rPr>
              <w:t>10.1.5</w:t>
            </w:r>
            <w:r w:rsidR="00B91693" w:rsidRPr="0004242B">
              <w:rPr>
                <w:rStyle w:val="ac"/>
                <w:noProof/>
              </w:rPr>
              <w:t>需求分析方面的风险</w:t>
            </w:r>
            <w:r w:rsidR="00B91693">
              <w:rPr>
                <w:noProof/>
                <w:webHidden/>
              </w:rPr>
              <w:tab/>
            </w:r>
            <w:r w:rsidR="00B91693">
              <w:rPr>
                <w:noProof/>
                <w:webHidden/>
              </w:rPr>
              <w:fldChar w:fldCharType="begin"/>
            </w:r>
            <w:r w:rsidR="00B91693">
              <w:rPr>
                <w:noProof/>
                <w:webHidden/>
              </w:rPr>
              <w:instrText xml:space="preserve"> PAGEREF _Toc531382782 \h </w:instrText>
            </w:r>
            <w:r w:rsidR="00B91693">
              <w:rPr>
                <w:noProof/>
                <w:webHidden/>
              </w:rPr>
            </w:r>
            <w:r w:rsidR="00B91693">
              <w:rPr>
                <w:noProof/>
                <w:webHidden/>
              </w:rPr>
              <w:fldChar w:fldCharType="separate"/>
            </w:r>
            <w:r w:rsidR="00B91693">
              <w:rPr>
                <w:noProof/>
                <w:webHidden/>
              </w:rPr>
              <w:t>27</w:t>
            </w:r>
            <w:r w:rsidR="00B91693">
              <w:rPr>
                <w:noProof/>
                <w:webHidden/>
              </w:rPr>
              <w:fldChar w:fldCharType="end"/>
            </w:r>
          </w:hyperlink>
        </w:p>
        <w:p w14:paraId="6706B27E" w14:textId="6A01D718" w:rsidR="00B91693" w:rsidRDefault="00E91534">
          <w:pPr>
            <w:pStyle w:val="TOC3"/>
            <w:tabs>
              <w:tab w:val="right" w:leader="dot" w:pos="8296"/>
            </w:tabs>
            <w:rPr>
              <w:rFonts w:cstheme="minorBidi"/>
              <w:noProof/>
              <w:kern w:val="2"/>
              <w:sz w:val="21"/>
            </w:rPr>
          </w:pPr>
          <w:hyperlink w:anchor="_Toc531382783" w:history="1">
            <w:r w:rsidR="00B91693" w:rsidRPr="0004242B">
              <w:rPr>
                <w:rStyle w:val="ac"/>
                <w:noProof/>
              </w:rPr>
              <w:t>10.1.6</w:t>
            </w:r>
            <w:r w:rsidR="00B91693" w:rsidRPr="0004242B">
              <w:rPr>
                <w:rStyle w:val="ac"/>
                <w:noProof/>
              </w:rPr>
              <w:t>编写需求规格说明方面的风险</w:t>
            </w:r>
            <w:r w:rsidR="00B91693">
              <w:rPr>
                <w:noProof/>
                <w:webHidden/>
              </w:rPr>
              <w:tab/>
            </w:r>
            <w:r w:rsidR="00B91693">
              <w:rPr>
                <w:noProof/>
                <w:webHidden/>
              </w:rPr>
              <w:fldChar w:fldCharType="begin"/>
            </w:r>
            <w:r w:rsidR="00B91693">
              <w:rPr>
                <w:noProof/>
                <w:webHidden/>
              </w:rPr>
              <w:instrText xml:space="preserve"> PAGEREF _Toc531382783 \h </w:instrText>
            </w:r>
            <w:r w:rsidR="00B91693">
              <w:rPr>
                <w:noProof/>
                <w:webHidden/>
              </w:rPr>
            </w:r>
            <w:r w:rsidR="00B91693">
              <w:rPr>
                <w:noProof/>
                <w:webHidden/>
              </w:rPr>
              <w:fldChar w:fldCharType="separate"/>
            </w:r>
            <w:r w:rsidR="00B91693">
              <w:rPr>
                <w:noProof/>
                <w:webHidden/>
              </w:rPr>
              <w:t>28</w:t>
            </w:r>
            <w:r w:rsidR="00B91693">
              <w:rPr>
                <w:noProof/>
                <w:webHidden/>
              </w:rPr>
              <w:fldChar w:fldCharType="end"/>
            </w:r>
          </w:hyperlink>
        </w:p>
        <w:p w14:paraId="06FA77F9" w14:textId="5C1F9EC8" w:rsidR="00B91693" w:rsidRDefault="00E91534">
          <w:pPr>
            <w:pStyle w:val="TOC3"/>
            <w:tabs>
              <w:tab w:val="right" w:leader="dot" w:pos="8296"/>
            </w:tabs>
            <w:rPr>
              <w:rFonts w:cstheme="minorBidi"/>
              <w:noProof/>
              <w:kern w:val="2"/>
              <w:sz w:val="21"/>
            </w:rPr>
          </w:pPr>
          <w:hyperlink w:anchor="_Toc531382784" w:history="1">
            <w:r w:rsidR="00B91693" w:rsidRPr="0004242B">
              <w:rPr>
                <w:rStyle w:val="ac"/>
                <w:noProof/>
              </w:rPr>
              <w:t>10.1.7</w:t>
            </w:r>
            <w:r w:rsidR="00B91693" w:rsidRPr="0004242B">
              <w:rPr>
                <w:rStyle w:val="ac"/>
                <w:noProof/>
              </w:rPr>
              <w:t>需求确认方面的风险</w:t>
            </w:r>
            <w:r w:rsidR="00B91693">
              <w:rPr>
                <w:noProof/>
                <w:webHidden/>
              </w:rPr>
              <w:tab/>
            </w:r>
            <w:r w:rsidR="00B91693">
              <w:rPr>
                <w:noProof/>
                <w:webHidden/>
              </w:rPr>
              <w:fldChar w:fldCharType="begin"/>
            </w:r>
            <w:r w:rsidR="00B91693">
              <w:rPr>
                <w:noProof/>
                <w:webHidden/>
              </w:rPr>
              <w:instrText xml:space="preserve"> PAGEREF _Toc531382784 \h </w:instrText>
            </w:r>
            <w:r w:rsidR="00B91693">
              <w:rPr>
                <w:noProof/>
                <w:webHidden/>
              </w:rPr>
            </w:r>
            <w:r w:rsidR="00B91693">
              <w:rPr>
                <w:noProof/>
                <w:webHidden/>
              </w:rPr>
              <w:fldChar w:fldCharType="separate"/>
            </w:r>
            <w:r w:rsidR="00B91693">
              <w:rPr>
                <w:noProof/>
                <w:webHidden/>
              </w:rPr>
              <w:t>28</w:t>
            </w:r>
            <w:r w:rsidR="00B91693">
              <w:rPr>
                <w:noProof/>
                <w:webHidden/>
              </w:rPr>
              <w:fldChar w:fldCharType="end"/>
            </w:r>
          </w:hyperlink>
        </w:p>
        <w:p w14:paraId="51D94A05" w14:textId="12DFFDC8" w:rsidR="00B91693" w:rsidRDefault="00E91534">
          <w:pPr>
            <w:pStyle w:val="TOC3"/>
            <w:tabs>
              <w:tab w:val="right" w:leader="dot" w:pos="8296"/>
            </w:tabs>
            <w:rPr>
              <w:rFonts w:cstheme="minorBidi"/>
              <w:noProof/>
              <w:kern w:val="2"/>
              <w:sz w:val="21"/>
            </w:rPr>
          </w:pPr>
          <w:hyperlink w:anchor="_Toc531382785" w:history="1">
            <w:r w:rsidR="00B91693" w:rsidRPr="0004242B">
              <w:rPr>
                <w:rStyle w:val="ac"/>
                <w:noProof/>
              </w:rPr>
              <w:t>10.1.8</w:t>
            </w:r>
            <w:r w:rsidR="00B91693" w:rsidRPr="0004242B">
              <w:rPr>
                <w:rStyle w:val="ac"/>
                <w:noProof/>
              </w:rPr>
              <w:t>变更管理方面的风险</w:t>
            </w:r>
            <w:r w:rsidR="00B91693">
              <w:rPr>
                <w:noProof/>
                <w:webHidden/>
              </w:rPr>
              <w:tab/>
            </w:r>
            <w:r w:rsidR="00B91693">
              <w:rPr>
                <w:noProof/>
                <w:webHidden/>
              </w:rPr>
              <w:fldChar w:fldCharType="begin"/>
            </w:r>
            <w:r w:rsidR="00B91693">
              <w:rPr>
                <w:noProof/>
                <w:webHidden/>
              </w:rPr>
              <w:instrText xml:space="preserve"> PAGEREF _Toc531382785 \h </w:instrText>
            </w:r>
            <w:r w:rsidR="00B91693">
              <w:rPr>
                <w:noProof/>
                <w:webHidden/>
              </w:rPr>
            </w:r>
            <w:r w:rsidR="00B91693">
              <w:rPr>
                <w:noProof/>
                <w:webHidden/>
              </w:rPr>
              <w:fldChar w:fldCharType="separate"/>
            </w:r>
            <w:r w:rsidR="00B91693">
              <w:rPr>
                <w:noProof/>
                <w:webHidden/>
              </w:rPr>
              <w:t>28</w:t>
            </w:r>
            <w:r w:rsidR="00B91693">
              <w:rPr>
                <w:noProof/>
                <w:webHidden/>
              </w:rPr>
              <w:fldChar w:fldCharType="end"/>
            </w:r>
          </w:hyperlink>
        </w:p>
        <w:p w14:paraId="17F9955C" w14:textId="1094BE33" w:rsidR="00B91693" w:rsidRDefault="00E91534">
          <w:pPr>
            <w:pStyle w:val="TOC3"/>
            <w:tabs>
              <w:tab w:val="right" w:leader="dot" w:pos="8296"/>
            </w:tabs>
            <w:rPr>
              <w:rFonts w:cstheme="minorBidi"/>
              <w:noProof/>
              <w:kern w:val="2"/>
              <w:sz w:val="21"/>
            </w:rPr>
          </w:pPr>
          <w:hyperlink w:anchor="_Toc531382786" w:history="1">
            <w:r w:rsidR="00B91693" w:rsidRPr="0004242B">
              <w:rPr>
                <w:rStyle w:val="ac"/>
                <w:noProof/>
              </w:rPr>
              <w:t>10.1.9</w:t>
            </w:r>
            <w:r w:rsidR="00B91693" w:rsidRPr="0004242B">
              <w:rPr>
                <w:rStyle w:val="ac"/>
                <w:noProof/>
              </w:rPr>
              <w:t>人员方面的风险</w:t>
            </w:r>
            <w:r w:rsidR="00B91693">
              <w:rPr>
                <w:noProof/>
                <w:webHidden/>
              </w:rPr>
              <w:tab/>
            </w:r>
            <w:r w:rsidR="00B91693">
              <w:rPr>
                <w:noProof/>
                <w:webHidden/>
              </w:rPr>
              <w:fldChar w:fldCharType="begin"/>
            </w:r>
            <w:r w:rsidR="00B91693">
              <w:rPr>
                <w:noProof/>
                <w:webHidden/>
              </w:rPr>
              <w:instrText xml:space="preserve"> PAGEREF _Toc531382786 \h </w:instrText>
            </w:r>
            <w:r w:rsidR="00B91693">
              <w:rPr>
                <w:noProof/>
                <w:webHidden/>
              </w:rPr>
            </w:r>
            <w:r w:rsidR="00B91693">
              <w:rPr>
                <w:noProof/>
                <w:webHidden/>
              </w:rPr>
              <w:fldChar w:fldCharType="separate"/>
            </w:r>
            <w:r w:rsidR="00B91693">
              <w:rPr>
                <w:noProof/>
                <w:webHidden/>
              </w:rPr>
              <w:t>28</w:t>
            </w:r>
            <w:r w:rsidR="00B91693">
              <w:rPr>
                <w:noProof/>
                <w:webHidden/>
              </w:rPr>
              <w:fldChar w:fldCharType="end"/>
            </w:r>
          </w:hyperlink>
        </w:p>
        <w:p w14:paraId="5CE3A158" w14:textId="656A4C21" w:rsidR="00B91693" w:rsidRDefault="00E91534">
          <w:pPr>
            <w:pStyle w:val="TOC2"/>
            <w:tabs>
              <w:tab w:val="right" w:leader="dot" w:pos="8296"/>
            </w:tabs>
            <w:rPr>
              <w:rFonts w:cstheme="minorBidi"/>
              <w:noProof/>
              <w:kern w:val="2"/>
              <w:sz w:val="21"/>
            </w:rPr>
          </w:pPr>
          <w:hyperlink w:anchor="_Toc531382787" w:history="1">
            <w:r w:rsidR="00B91693" w:rsidRPr="0004242B">
              <w:rPr>
                <w:rStyle w:val="ac"/>
                <w:noProof/>
              </w:rPr>
              <w:t>10.2</w:t>
            </w:r>
            <w:r w:rsidR="00B91693" w:rsidRPr="0004242B">
              <w:rPr>
                <w:rStyle w:val="ac"/>
                <w:noProof/>
              </w:rPr>
              <w:t>风险控制</w:t>
            </w:r>
            <w:r w:rsidR="00B91693">
              <w:rPr>
                <w:noProof/>
                <w:webHidden/>
              </w:rPr>
              <w:tab/>
            </w:r>
            <w:r w:rsidR="00B91693">
              <w:rPr>
                <w:noProof/>
                <w:webHidden/>
              </w:rPr>
              <w:fldChar w:fldCharType="begin"/>
            </w:r>
            <w:r w:rsidR="00B91693">
              <w:rPr>
                <w:noProof/>
                <w:webHidden/>
              </w:rPr>
              <w:instrText xml:space="preserve"> PAGEREF _Toc531382787 \h </w:instrText>
            </w:r>
            <w:r w:rsidR="00B91693">
              <w:rPr>
                <w:noProof/>
                <w:webHidden/>
              </w:rPr>
            </w:r>
            <w:r w:rsidR="00B91693">
              <w:rPr>
                <w:noProof/>
                <w:webHidden/>
              </w:rPr>
              <w:fldChar w:fldCharType="separate"/>
            </w:r>
            <w:r w:rsidR="00B91693">
              <w:rPr>
                <w:noProof/>
                <w:webHidden/>
              </w:rPr>
              <w:t>28</w:t>
            </w:r>
            <w:r w:rsidR="00B91693">
              <w:rPr>
                <w:noProof/>
                <w:webHidden/>
              </w:rPr>
              <w:fldChar w:fldCharType="end"/>
            </w:r>
          </w:hyperlink>
        </w:p>
        <w:p w14:paraId="23B18C48" w14:textId="4167F197" w:rsidR="00B91693" w:rsidRDefault="00E91534">
          <w:pPr>
            <w:pStyle w:val="TOC1"/>
            <w:tabs>
              <w:tab w:val="right" w:leader="dot" w:pos="8296"/>
            </w:tabs>
            <w:rPr>
              <w:rFonts w:cstheme="minorBidi"/>
              <w:noProof/>
              <w:kern w:val="2"/>
              <w:sz w:val="21"/>
            </w:rPr>
          </w:pPr>
          <w:hyperlink w:anchor="_Toc531382788" w:history="1">
            <w:r w:rsidR="00B91693" w:rsidRPr="0004242B">
              <w:rPr>
                <w:rStyle w:val="ac"/>
                <w:noProof/>
              </w:rPr>
              <w:t>11.</w:t>
            </w:r>
            <w:r w:rsidR="00B91693" w:rsidRPr="0004242B">
              <w:rPr>
                <w:rStyle w:val="ac"/>
                <w:noProof/>
              </w:rPr>
              <w:t>配置系统管理指南</w:t>
            </w:r>
            <w:r w:rsidR="00B91693">
              <w:rPr>
                <w:noProof/>
                <w:webHidden/>
              </w:rPr>
              <w:tab/>
            </w:r>
            <w:r w:rsidR="00B91693">
              <w:rPr>
                <w:noProof/>
                <w:webHidden/>
              </w:rPr>
              <w:fldChar w:fldCharType="begin"/>
            </w:r>
            <w:r w:rsidR="00B91693">
              <w:rPr>
                <w:noProof/>
                <w:webHidden/>
              </w:rPr>
              <w:instrText xml:space="preserve"> PAGEREF _Toc531382788 \h </w:instrText>
            </w:r>
            <w:r w:rsidR="00B91693">
              <w:rPr>
                <w:noProof/>
                <w:webHidden/>
              </w:rPr>
            </w:r>
            <w:r w:rsidR="00B91693">
              <w:rPr>
                <w:noProof/>
                <w:webHidden/>
              </w:rPr>
              <w:fldChar w:fldCharType="separate"/>
            </w:r>
            <w:r w:rsidR="00B91693">
              <w:rPr>
                <w:noProof/>
                <w:webHidden/>
              </w:rPr>
              <w:t>31</w:t>
            </w:r>
            <w:r w:rsidR="00B91693">
              <w:rPr>
                <w:noProof/>
                <w:webHidden/>
              </w:rPr>
              <w:fldChar w:fldCharType="end"/>
            </w:r>
          </w:hyperlink>
        </w:p>
        <w:p w14:paraId="6D5F5B6E" w14:textId="481AE9B2" w:rsidR="00B91693" w:rsidRDefault="00E91534">
          <w:pPr>
            <w:pStyle w:val="TOC2"/>
            <w:tabs>
              <w:tab w:val="right" w:leader="dot" w:pos="8296"/>
            </w:tabs>
            <w:rPr>
              <w:rFonts w:cstheme="minorBidi"/>
              <w:noProof/>
              <w:kern w:val="2"/>
              <w:sz w:val="21"/>
            </w:rPr>
          </w:pPr>
          <w:hyperlink w:anchor="_Toc531382789" w:history="1">
            <w:r w:rsidR="00B91693" w:rsidRPr="0004242B">
              <w:rPr>
                <w:rStyle w:val="ac"/>
                <w:noProof/>
              </w:rPr>
              <w:t>11.1</w:t>
            </w:r>
            <w:r w:rsidR="00B91693" w:rsidRPr="0004242B">
              <w:rPr>
                <w:rStyle w:val="ac"/>
                <w:noProof/>
              </w:rPr>
              <w:t>配置管理负责人</w:t>
            </w:r>
            <w:r w:rsidR="00B91693">
              <w:rPr>
                <w:noProof/>
                <w:webHidden/>
              </w:rPr>
              <w:tab/>
            </w:r>
            <w:r w:rsidR="00B91693">
              <w:rPr>
                <w:noProof/>
                <w:webHidden/>
              </w:rPr>
              <w:fldChar w:fldCharType="begin"/>
            </w:r>
            <w:r w:rsidR="00B91693">
              <w:rPr>
                <w:noProof/>
                <w:webHidden/>
              </w:rPr>
              <w:instrText xml:space="preserve"> PAGEREF _Toc531382789 \h </w:instrText>
            </w:r>
            <w:r w:rsidR="00B91693">
              <w:rPr>
                <w:noProof/>
                <w:webHidden/>
              </w:rPr>
            </w:r>
            <w:r w:rsidR="00B91693">
              <w:rPr>
                <w:noProof/>
                <w:webHidden/>
              </w:rPr>
              <w:fldChar w:fldCharType="separate"/>
            </w:r>
            <w:r w:rsidR="00B91693">
              <w:rPr>
                <w:noProof/>
                <w:webHidden/>
              </w:rPr>
              <w:t>31</w:t>
            </w:r>
            <w:r w:rsidR="00B91693">
              <w:rPr>
                <w:noProof/>
                <w:webHidden/>
              </w:rPr>
              <w:fldChar w:fldCharType="end"/>
            </w:r>
          </w:hyperlink>
        </w:p>
        <w:p w14:paraId="7E436A6B" w14:textId="46EF2C2D" w:rsidR="00B91693" w:rsidRDefault="00E91534">
          <w:pPr>
            <w:pStyle w:val="TOC2"/>
            <w:tabs>
              <w:tab w:val="right" w:leader="dot" w:pos="8296"/>
            </w:tabs>
            <w:rPr>
              <w:rFonts w:cstheme="minorBidi"/>
              <w:noProof/>
              <w:kern w:val="2"/>
              <w:sz w:val="21"/>
            </w:rPr>
          </w:pPr>
          <w:hyperlink w:anchor="_Toc531382790" w:history="1">
            <w:r w:rsidR="00B91693" w:rsidRPr="0004242B">
              <w:rPr>
                <w:rStyle w:val="ac"/>
                <w:noProof/>
              </w:rPr>
              <w:t>11.2</w:t>
            </w:r>
            <w:r w:rsidR="00B91693" w:rsidRPr="0004242B">
              <w:rPr>
                <w:rStyle w:val="ac"/>
                <w:noProof/>
              </w:rPr>
              <w:t>版本管理</w:t>
            </w:r>
            <w:r w:rsidR="00B91693">
              <w:rPr>
                <w:noProof/>
                <w:webHidden/>
              </w:rPr>
              <w:tab/>
            </w:r>
            <w:r w:rsidR="00B91693">
              <w:rPr>
                <w:noProof/>
                <w:webHidden/>
              </w:rPr>
              <w:fldChar w:fldCharType="begin"/>
            </w:r>
            <w:r w:rsidR="00B91693">
              <w:rPr>
                <w:noProof/>
                <w:webHidden/>
              </w:rPr>
              <w:instrText xml:space="preserve"> PAGEREF _Toc531382790 \h </w:instrText>
            </w:r>
            <w:r w:rsidR="00B91693">
              <w:rPr>
                <w:noProof/>
                <w:webHidden/>
              </w:rPr>
            </w:r>
            <w:r w:rsidR="00B91693">
              <w:rPr>
                <w:noProof/>
                <w:webHidden/>
              </w:rPr>
              <w:fldChar w:fldCharType="separate"/>
            </w:r>
            <w:r w:rsidR="00B91693">
              <w:rPr>
                <w:noProof/>
                <w:webHidden/>
              </w:rPr>
              <w:t>31</w:t>
            </w:r>
            <w:r w:rsidR="00B91693">
              <w:rPr>
                <w:noProof/>
                <w:webHidden/>
              </w:rPr>
              <w:fldChar w:fldCharType="end"/>
            </w:r>
          </w:hyperlink>
        </w:p>
        <w:p w14:paraId="7B567497" w14:textId="79F13111" w:rsidR="00B91693" w:rsidRDefault="00E91534">
          <w:pPr>
            <w:pStyle w:val="TOC2"/>
            <w:tabs>
              <w:tab w:val="right" w:leader="dot" w:pos="8296"/>
            </w:tabs>
            <w:rPr>
              <w:rFonts w:cstheme="minorBidi"/>
              <w:noProof/>
              <w:kern w:val="2"/>
              <w:sz w:val="21"/>
            </w:rPr>
          </w:pPr>
          <w:hyperlink w:anchor="_Toc531382791" w:history="1">
            <w:r w:rsidR="00B91693" w:rsidRPr="0004242B">
              <w:rPr>
                <w:rStyle w:val="ac"/>
                <w:noProof/>
              </w:rPr>
              <w:t>11.3</w:t>
            </w:r>
            <w:r w:rsidR="00B91693" w:rsidRPr="0004242B">
              <w:rPr>
                <w:rStyle w:val="ac"/>
                <w:noProof/>
              </w:rPr>
              <w:t>版本提交</w:t>
            </w:r>
            <w:r w:rsidR="00B91693">
              <w:rPr>
                <w:noProof/>
                <w:webHidden/>
              </w:rPr>
              <w:tab/>
            </w:r>
            <w:r w:rsidR="00B91693">
              <w:rPr>
                <w:noProof/>
                <w:webHidden/>
              </w:rPr>
              <w:fldChar w:fldCharType="begin"/>
            </w:r>
            <w:r w:rsidR="00B91693">
              <w:rPr>
                <w:noProof/>
                <w:webHidden/>
              </w:rPr>
              <w:instrText xml:space="preserve"> PAGEREF _Toc531382791 \h </w:instrText>
            </w:r>
            <w:r w:rsidR="00B91693">
              <w:rPr>
                <w:noProof/>
                <w:webHidden/>
              </w:rPr>
            </w:r>
            <w:r w:rsidR="00B91693">
              <w:rPr>
                <w:noProof/>
                <w:webHidden/>
              </w:rPr>
              <w:fldChar w:fldCharType="separate"/>
            </w:r>
            <w:r w:rsidR="00B91693">
              <w:rPr>
                <w:noProof/>
                <w:webHidden/>
              </w:rPr>
              <w:t>31</w:t>
            </w:r>
            <w:r w:rsidR="00B91693">
              <w:rPr>
                <w:noProof/>
                <w:webHidden/>
              </w:rPr>
              <w:fldChar w:fldCharType="end"/>
            </w:r>
          </w:hyperlink>
        </w:p>
        <w:p w14:paraId="3EC3D073" w14:textId="00353E56" w:rsidR="00B91693" w:rsidRDefault="00E91534">
          <w:pPr>
            <w:pStyle w:val="TOC2"/>
            <w:tabs>
              <w:tab w:val="right" w:leader="dot" w:pos="8296"/>
            </w:tabs>
            <w:rPr>
              <w:rFonts w:cstheme="minorBidi"/>
              <w:noProof/>
              <w:kern w:val="2"/>
              <w:sz w:val="21"/>
            </w:rPr>
          </w:pPr>
          <w:hyperlink w:anchor="_Toc531382792" w:history="1">
            <w:r w:rsidR="00B91693" w:rsidRPr="0004242B">
              <w:rPr>
                <w:rStyle w:val="ac"/>
                <w:noProof/>
              </w:rPr>
              <w:t xml:space="preserve">11.4 </w:t>
            </w:r>
            <w:r w:rsidR="00B91693" w:rsidRPr="0004242B">
              <w:rPr>
                <w:rStyle w:val="ac"/>
                <w:noProof/>
              </w:rPr>
              <w:t>目录管理</w:t>
            </w:r>
            <w:r w:rsidR="00B91693">
              <w:rPr>
                <w:noProof/>
                <w:webHidden/>
              </w:rPr>
              <w:tab/>
            </w:r>
            <w:r w:rsidR="00B91693">
              <w:rPr>
                <w:noProof/>
                <w:webHidden/>
              </w:rPr>
              <w:fldChar w:fldCharType="begin"/>
            </w:r>
            <w:r w:rsidR="00B91693">
              <w:rPr>
                <w:noProof/>
                <w:webHidden/>
              </w:rPr>
              <w:instrText xml:space="preserve"> PAGEREF _Toc531382792 \h </w:instrText>
            </w:r>
            <w:r w:rsidR="00B91693">
              <w:rPr>
                <w:noProof/>
                <w:webHidden/>
              </w:rPr>
            </w:r>
            <w:r w:rsidR="00B91693">
              <w:rPr>
                <w:noProof/>
                <w:webHidden/>
              </w:rPr>
              <w:fldChar w:fldCharType="separate"/>
            </w:r>
            <w:r w:rsidR="00B91693">
              <w:rPr>
                <w:noProof/>
                <w:webHidden/>
              </w:rPr>
              <w:t>31</w:t>
            </w:r>
            <w:r w:rsidR="00B91693">
              <w:rPr>
                <w:noProof/>
                <w:webHidden/>
              </w:rPr>
              <w:fldChar w:fldCharType="end"/>
            </w:r>
          </w:hyperlink>
        </w:p>
        <w:p w14:paraId="79208E89" w14:textId="2FE3AAB1" w:rsidR="00B91693" w:rsidRDefault="00E91534">
          <w:pPr>
            <w:pStyle w:val="TOC2"/>
            <w:tabs>
              <w:tab w:val="right" w:leader="dot" w:pos="8296"/>
            </w:tabs>
            <w:rPr>
              <w:rFonts w:cstheme="minorBidi"/>
              <w:noProof/>
              <w:kern w:val="2"/>
              <w:sz w:val="21"/>
            </w:rPr>
          </w:pPr>
          <w:hyperlink w:anchor="_Toc531382793" w:history="1">
            <w:r w:rsidR="00B91693" w:rsidRPr="0004242B">
              <w:rPr>
                <w:rStyle w:val="ac"/>
                <w:noProof/>
              </w:rPr>
              <w:t xml:space="preserve">11.5 </w:t>
            </w:r>
            <w:r w:rsidR="00B91693" w:rsidRPr="0004242B">
              <w:rPr>
                <w:rStyle w:val="ac"/>
                <w:noProof/>
              </w:rPr>
              <w:t>分支管理</w:t>
            </w:r>
            <w:r w:rsidR="00B91693">
              <w:rPr>
                <w:noProof/>
                <w:webHidden/>
              </w:rPr>
              <w:tab/>
            </w:r>
            <w:r w:rsidR="00B91693">
              <w:rPr>
                <w:noProof/>
                <w:webHidden/>
              </w:rPr>
              <w:fldChar w:fldCharType="begin"/>
            </w:r>
            <w:r w:rsidR="00B91693">
              <w:rPr>
                <w:noProof/>
                <w:webHidden/>
              </w:rPr>
              <w:instrText xml:space="preserve"> PAGEREF _Toc531382793 \h </w:instrText>
            </w:r>
            <w:r w:rsidR="00B91693">
              <w:rPr>
                <w:noProof/>
                <w:webHidden/>
              </w:rPr>
            </w:r>
            <w:r w:rsidR="00B91693">
              <w:rPr>
                <w:noProof/>
                <w:webHidden/>
              </w:rPr>
              <w:fldChar w:fldCharType="separate"/>
            </w:r>
            <w:r w:rsidR="00B91693">
              <w:rPr>
                <w:noProof/>
                <w:webHidden/>
              </w:rPr>
              <w:t>32</w:t>
            </w:r>
            <w:r w:rsidR="00B91693">
              <w:rPr>
                <w:noProof/>
                <w:webHidden/>
              </w:rPr>
              <w:fldChar w:fldCharType="end"/>
            </w:r>
          </w:hyperlink>
        </w:p>
        <w:p w14:paraId="710917E6" w14:textId="67C84763" w:rsidR="00B91693" w:rsidRDefault="00E91534">
          <w:pPr>
            <w:pStyle w:val="TOC3"/>
            <w:tabs>
              <w:tab w:val="right" w:leader="dot" w:pos="8296"/>
            </w:tabs>
            <w:rPr>
              <w:rFonts w:cstheme="minorBidi"/>
              <w:noProof/>
              <w:kern w:val="2"/>
              <w:sz w:val="21"/>
            </w:rPr>
          </w:pPr>
          <w:hyperlink w:anchor="_Toc531382794" w:history="1">
            <w:r w:rsidR="00B91693" w:rsidRPr="0004242B">
              <w:rPr>
                <w:rStyle w:val="ac"/>
                <w:noProof/>
              </w:rPr>
              <w:t xml:space="preserve">11.6 </w:t>
            </w:r>
            <w:r w:rsidR="00B91693" w:rsidRPr="0004242B">
              <w:rPr>
                <w:rStyle w:val="ac"/>
                <w:noProof/>
              </w:rPr>
              <w:t>变更控制</w:t>
            </w:r>
            <w:r w:rsidR="00B91693">
              <w:rPr>
                <w:noProof/>
                <w:webHidden/>
              </w:rPr>
              <w:tab/>
            </w:r>
            <w:r w:rsidR="00B91693">
              <w:rPr>
                <w:noProof/>
                <w:webHidden/>
              </w:rPr>
              <w:fldChar w:fldCharType="begin"/>
            </w:r>
            <w:r w:rsidR="00B91693">
              <w:rPr>
                <w:noProof/>
                <w:webHidden/>
              </w:rPr>
              <w:instrText xml:space="preserve"> PAGEREF _Toc531382794 \h </w:instrText>
            </w:r>
            <w:r w:rsidR="00B91693">
              <w:rPr>
                <w:noProof/>
                <w:webHidden/>
              </w:rPr>
            </w:r>
            <w:r w:rsidR="00B91693">
              <w:rPr>
                <w:noProof/>
                <w:webHidden/>
              </w:rPr>
              <w:fldChar w:fldCharType="separate"/>
            </w:r>
            <w:r w:rsidR="00B91693">
              <w:rPr>
                <w:noProof/>
                <w:webHidden/>
              </w:rPr>
              <w:t>33</w:t>
            </w:r>
            <w:r w:rsidR="00B91693">
              <w:rPr>
                <w:noProof/>
                <w:webHidden/>
              </w:rPr>
              <w:fldChar w:fldCharType="end"/>
            </w:r>
          </w:hyperlink>
        </w:p>
        <w:p w14:paraId="04E6D5C2" w14:textId="3B24C1A2" w:rsidR="00B91693" w:rsidRDefault="00E91534">
          <w:pPr>
            <w:pStyle w:val="TOC3"/>
            <w:tabs>
              <w:tab w:val="right" w:leader="dot" w:pos="8296"/>
            </w:tabs>
            <w:rPr>
              <w:rFonts w:cstheme="minorBidi"/>
              <w:noProof/>
              <w:kern w:val="2"/>
              <w:sz w:val="21"/>
            </w:rPr>
          </w:pPr>
          <w:hyperlink w:anchor="_Toc531382795" w:history="1">
            <w:r w:rsidR="00B91693" w:rsidRPr="0004242B">
              <w:rPr>
                <w:rStyle w:val="ac"/>
                <w:noProof/>
              </w:rPr>
              <w:t>11.7</w:t>
            </w:r>
            <w:r w:rsidR="00B91693" w:rsidRPr="0004242B">
              <w:rPr>
                <w:rStyle w:val="ac"/>
                <w:noProof/>
              </w:rPr>
              <w:t>合并注意</w:t>
            </w:r>
            <w:r w:rsidR="00B91693">
              <w:rPr>
                <w:noProof/>
                <w:webHidden/>
              </w:rPr>
              <w:tab/>
            </w:r>
            <w:r w:rsidR="00B91693">
              <w:rPr>
                <w:noProof/>
                <w:webHidden/>
              </w:rPr>
              <w:fldChar w:fldCharType="begin"/>
            </w:r>
            <w:r w:rsidR="00B91693">
              <w:rPr>
                <w:noProof/>
                <w:webHidden/>
              </w:rPr>
              <w:instrText xml:space="preserve"> PAGEREF _Toc531382795 \h </w:instrText>
            </w:r>
            <w:r w:rsidR="00B91693">
              <w:rPr>
                <w:noProof/>
                <w:webHidden/>
              </w:rPr>
            </w:r>
            <w:r w:rsidR="00B91693">
              <w:rPr>
                <w:noProof/>
                <w:webHidden/>
              </w:rPr>
              <w:fldChar w:fldCharType="separate"/>
            </w:r>
            <w:r w:rsidR="00B91693">
              <w:rPr>
                <w:noProof/>
                <w:webHidden/>
              </w:rPr>
              <w:t>33</w:t>
            </w:r>
            <w:r w:rsidR="00B91693">
              <w:rPr>
                <w:noProof/>
                <w:webHidden/>
              </w:rPr>
              <w:fldChar w:fldCharType="end"/>
            </w:r>
          </w:hyperlink>
        </w:p>
        <w:p w14:paraId="26A3290D" w14:textId="4A0E1B0C" w:rsidR="00B91693" w:rsidRDefault="00E91534">
          <w:pPr>
            <w:pStyle w:val="TOC2"/>
            <w:tabs>
              <w:tab w:val="right" w:leader="dot" w:pos="8296"/>
            </w:tabs>
            <w:rPr>
              <w:rFonts w:cstheme="minorBidi"/>
              <w:noProof/>
              <w:kern w:val="2"/>
              <w:sz w:val="21"/>
            </w:rPr>
          </w:pPr>
          <w:hyperlink w:anchor="_Toc531382796" w:history="1">
            <w:r w:rsidR="00B91693" w:rsidRPr="0004242B">
              <w:rPr>
                <w:rStyle w:val="ac"/>
                <w:noProof/>
              </w:rPr>
              <w:t xml:space="preserve">11.8 </w:t>
            </w:r>
            <w:r w:rsidR="00B91693" w:rsidRPr="0004242B">
              <w:rPr>
                <w:rStyle w:val="ac"/>
                <w:noProof/>
              </w:rPr>
              <w:t>版本格式</w:t>
            </w:r>
            <w:r w:rsidR="00B91693">
              <w:rPr>
                <w:noProof/>
                <w:webHidden/>
              </w:rPr>
              <w:tab/>
            </w:r>
            <w:r w:rsidR="00B91693">
              <w:rPr>
                <w:noProof/>
                <w:webHidden/>
              </w:rPr>
              <w:fldChar w:fldCharType="begin"/>
            </w:r>
            <w:r w:rsidR="00B91693">
              <w:rPr>
                <w:noProof/>
                <w:webHidden/>
              </w:rPr>
              <w:instrText xml:space="preserve"> PAGEREF _Toc531382796 \h </w:instrText>
            </w:r>
            <w:r w:rsidR="00B91693">
              <w:rPr>
                <w:noProof/>
                <w:webHidden/>
              </w:rPr>
            </w:r>
            <w:r w:rsidR="00B91693">
              <w:rPr>
                <w:noProof/>
                <w:webHidden/>
              </w:rPr>
              <w:fldChar w:fldCharType="separate"/>
            </w:r>
            <w:r w:rsidR="00B91693">
              <w:rPr>
                <w:noProof/>
                <w:webHidden/>
              </w:rPr>
              <w:t>34</w:t>
            </w:r>
            <w:r w:rsidR="00B91693">
              <w:rPr>
                <w:noProof/>
                <w:webHidden/>
              </w:rPr>
              <w:fldChar w:fldCharType="end"/>
            </w:r>
          </w:hyperlink>
        </w:p>
        <w:p w14:paraId="5C6AACB1" w14:textId="4AE715A4" w:rsidR="00B91693" w:rsidRDefault="00E91534">
          <w:pPr>
            <w:pStyle w:val="TOC2"/>
            <w:tabs>
              <w:tab w:val="right" w:leader="dot" w:pos="8296"/>
            </w:tabs>
            <w:rPr>
              <w:rFonts w:cstheme="minorBidi"/>
              <w:noProof/>
              <w:kern w:val="2"/>
              <w:sz w:val="21"/>
            </w:rPr>
          </w:pPr>
          <w:hyperlink w:anchor="_Toc531382797" w:history="1">
            <w:r w:rsidR="00B91693" w:rsidRPr="0004242B">
              <w:rPr>
                <w:rStyle w:val="ac"/>
                <w:noProof/>
              </w:rPr>
              <w:t xml:space="preserve">11.9 </w:t>
            </w:r>
            <w:r w:rsidR="00B91693" w:rsidRPr="0004242B">
              <w:rPr>
                <w:rStyle w:val="ac"/>
                <w:noProof/>
              </w:rPr>
              <w:t>版本更新</w:t>
            </w:r>
            <w:r w:rsidR="00B91693">
              <w:rPr>
                <w:noProof/>
                <w:webHidden/>
              </w:rPr>
              <w:tab/>
            </w:r>
            <w:r w:rsidR="00B91693">
              <w:rPr>
                <w:noProof/>
                <w:webHidden/>
              </w:rPr>
              <w:fldChar w:fldCharType="begin"/>
            </w:r>
            <w:r w:rsidR="00B91693">
              <w:rPr>
                <w:noProof/>
                <w:webHidden/>
              </w:rPr>
              <w:instrText xml:space="preserve"> PAGEREF _Toc531382797 \h </w:instrText>
            </w:r>
            <w:r w:rsidR="00B91693">
              <w:rPr>
                <w:noProof/>
                <w:webHidden/>
              </w:rPr>
            </w:r>
            <w:r w:rsidR="00B91693">
              <w:rPr>
                <w:noProof/>
                <w:webHidden/>
              </w:rPr>
              <w:fldChar w:fldCharType="separate"/>
            </w:r>
            <w:r w:rsidR="00B91693">
              <w:rPr>
                <w:noProof/>
                <w:webHidden/>
              </w:rPr>
              <w:t>34</w:t>
            </w:r>
            <w:r w:rsidR="00B91693">
              <w:rPr>
                <w:noProof/>
                <w:webHidden/>
              </w:rPr>
              <w:fldChar w:fldCharType="end"/>
            </w:r>
          </w:hyperlink>
        </w:p>
        <w:p w14:paraId="5E7DC413" w14:textId="54739141" w:rsidR="008B7E40" w:rsidRDefault="008B7E40">
          <w:r>
            <w:rPr>
              <w:b/>
              <w:bCs/>
              <w:lang w:val="zh-CN"/>
            </w:rPr>
            <w:fldChar w:fldCharType="end"/>
          </w:r>
        </w:p>
      </w:sdtContent>
    </w:sdt>
    <w:p w14:paraId="142B429D" w14:textId="373C8D9E" w:rsidR="000B15B9" w:rsidRDefault="000B15B9">
      <w:pPr>
        <w:widowControl/>
        <w:jc w:val="left"/>
        <w:rPr>
          <w:b/>
          <w:sz w:val="28"/>
          <w:szCs w:val="28"/>
          <w:lang w:val="x-none"/>
        </w:rPr>
      </w:pPr>
    </w:p>
    <w:p w14:paraId="2911C0D7" w14:textId="6A5F2669" w:rsidR="00EF1CC8" w:rsidRDefault="00EF1CC8">
      <w:pPr>
        <w:widowControl/>
        <w:jc w:val="left"/>
        <w:rPr>
          <w:b/>
          <w:sz w:val="28"/>
          <w:szCs w:val="28"/>
          <w:lang w:val="x-none"/>
        </w:rPr>
      </w:pPr>
    </w:p>
    <w:p w14:paraId="5F518673" w14:textId="6EB52CCB" w:rsidR="00EF1CC8" w:rsidRDefault="00EF1CC8">
      <w:pPr>
        <w:widowControl/>
        <w:jc w:val="left"/>
        <w:rPr>
          <w:b/>
          <w:sz w:val="28"/>
          <w:szCs w:val="28"/>
          <w:lang w:val="x-none"/>
        </w:rPr>
      </w:pPr>
    </w:p>
    <w:p w14:paraId="3784512C" w14:textId="71E94798" w:rsidR="00EF1CC8" w:rsidRDefault="00EF1CC8">
      <w:pPr>
        <w:widowControl/>
        <w:jc w:val="left"/>
        <w:rPr>
          <w:b/>
          <w:sz w:val="28"/>
          <w:szCs w:val="28"/>
          <w:lang w:val="x-none"/>
        </w:rPr>
      </w:pPr>
    </w:p>
    <w:p w14:paraId="1D6C811D" w14:textId="00D818E0" w:rsidR="00EF1CC8" w:rsidRDefault="00EF1CC8">
      <w:pPr>
        <w:widowControl/>
        <w:jc w:val="left"/>
        <w:rPr>
          <w:b/>
          <w:sz w:val="28"/>
          <w:szCs w:val="28"/>
          <w:lang w:val="x-none"/>
        </w:rPr>
      </w:pPr>
    </w:p>
    <w:p w14:paraId="7D3EF6B4" w14:textId="10E97765" w:rsidR="00EF1CC8" w:rsidRDefault="00EF1CC8">
      <w:pPr>
        <w:widowControl/>
        <w:jc w:val="left"/>
        <w:rPr>
          <w:b/>
          <w:sz w:val="28"/>
          <w:szCs w:val="28"/>
          <w:lang w:val="x-none"/>
        </w:rPr>
      </w:pPr>
    </w:p>
    <w:p w14:paraId="67960973" w14:textId="7041E48E" w:rsidR="00EF1CC8" w:rsidRDefault="00EF1CC8">
      <w:pPr>
        <w:widowControl/>
        <w:jc w:val="left"/>
        <w:rPr>
          <w:b/>
          <w:sz w:val="28"/>
          <w:szCs w:val="28"/>
          <w:lang w:val="x-none"/>
        </w:rPr>
      </w:pPr>
    </w:p>
    <w:p w14:paraId="2AEA0FCD" w14:textId="5087E025" w:rsidR="00EF1CC8" w:rsidRDefault="00EF1CC8">
      <w:pPr>
        <w:widowControl/>
        <w:jc w:val="left"/>
        <w:rPr>
          <w:b/>
          <w:sz w:val="28"/>
          <w:szCs w:val="28"/>
          <w:lang w:val="x-none"/>
        </w:rPr>
      </w:pPr>
    </w:p>
    <w:p w14:paraId="07AEB985" w14:textId="7B42262B" w:rsidR="00EF1CC8" w:rsidRDefault="00EF1CC8">
      <w:pPr>
        <w:widowControl/>
        <w:jc w:val="left"/>
        <w:rPr>
          <w:b/>
          <w:sz w:val="28"/>
          <w:szCs w:val="28"/>
          <w:lang w:val="x-none"/>
        </w:rPr>
      </w:pPr>
    </w:p>
    <w:p w14:paraId="33BF418C" w14:textId="6A175B2A" w:rsidR="00EF1CC8" w:rsidRDefault="00EF1CC8">
      <w:pPr>
        <w:widowControl/>
        <w:jc w:val="left"/>
        <w:rPr>
          <w:b/>
          <w:sz w:val="28"/>
          <w:szCs w:val="28"/>
          <w:lang w:val="x-none"/>
        </w:rPr>
      </w:pPr>
    </w:p>
    <w:p w14:paraId="1D1148DB" w14:textId="77777777" w:rsidR="00EF1CC8" w:rsidRDefault="00EF1CC8">
      <w:pPr>
        <w:widowControl/>
        <w:jc w:val="left"/>
        <w:rPr>
          <w:b/>
          <w:sz w:val="28"/>
          <w:szCs w:val="28"/>
          <w:lang w:val="x-none"/>
        </w:rPr>
      </w:pPr>
    </w:p>
    <w:p w14:paraId="5FACA82F" w14:textId="24BF7F26" w:rsidR="000B15B9" w:rsidRDefault="00AF79DD" w:rsidP="00036A3E">
      <w:pPr>
        <w:pStyle w:val="1"/>
      </w:pPr>
      <w:bookmarkStart w:id="1" w:name="_Toc531382711"/>
      <w:r w:rsidRPr="00AF79DD">
        <w:rPr>
          <w:rFonts w:hint="eastAsia"/>
        </w:rPr>
        <w:t>1.</w:t>
      </w:r>
      <w:r w:rsidRPr="00AF79DD">
        <w:rPr>
          <w:rFonts w:hint="eastAsia"/>
        </w:rPr>
        <w:t>引言</w:t>
      </w:r>
      <w:bookmarkEnd w:id="1"/>
    </w:p>
    <w:p w14:paraId="617D9265" w14:textId="623BE9F4" w:rsidR="00AF79DD" w:rsidRDefault="00AF79DD" w:rsidP="007B0E49">
      <w:pPr>
        <w:pStyle w:val="2"/>
        <w:ind w:firstLineChars="100" w:firstLine="321"/>
      </w:pPr>
      <w:bookmarkStart w:id="2" w:name="_Toc531382712"/>
      <w:r>
        <w:rPr>
          <w:rFonts w:hint="eastAsia"/>
        </w:rPr>
        <w:t>1.1</w:t>
      </w:r>
      <w:r>
        <w:rPr>
          <w:rFonts w:hint="eastAsia"/>
        </w:rPr>
        <w:t>编写目的</w:t>
      </w:r>
      <w:bookmarkEnd w:id="2"/>
    </w:p>
    <w:p w14:paraId="2F8B2EA7" w14:textId="22E33C18" w:rsidR="00AF79DD" w:rsidRDefault="00AF79DD" w:rsidP="00AF79DD">
      <w:pPr>
        <w:ind w:firstLine="420"/>
      </w:pPr>
      <w:r>
        <w:rPr>
          <w:rFonts w:hint="eastAsia"/>
        </w:rPr>
        <w:t>在需求工程阶段明确需求和工作的范围</w:t>
      </w:r>
    </w:p>
    <w:p w14:paraId="028519C6" w14:textId="6EEA075A" w:rsidR="007C76A9" w:rsidRDefault="007C76A9" w:rsidP="00AF79DD">
      <w:pPr>
        <w:ind w:firstLine="420"/>
      </w:pPr>
      <w:r>
        <w:rPr>
          <w:rFonts w:hint="eastAsia"/>
        </w:rPr>
        <w:t>在整个项目开发过程中，需求分析阶段起关键作用，如何做好需求分析这一系列的工作，整个需求工程就要有严格的步骤和计划。需求工程中包含需求获取、分析、规格说明和验证，以及需求管理等重要阶段，每个阶段都会分配工作。</w:t>
      </w:r>
    </w:p>
    <w:p w14:paraId="085197D1" w14:textId="0176A5C1" w:rsidR="00AF79DD" w:rsidRDefault="00AF79DD" w:rsidP="007B0E49">
      <w:pPr>
        <w:pStyle w:val="2"/>
        <w:ind w:firstLineChars="100" w:firstLine="321"/>
      </w:pPr>
      <w:bookmarkStart w:id="3" w:name="_Toc531382713"/>
      <w:r>
        <w:rPr>
          <w:rFonts w:hint="eastAsia"/>
        </w:rPr>
        <w:t>1.2</w:t>
      </w:r>
      <w:r>
        <w:rPr>
          <w:rFonts w:hint="eastAsia"/>
        </w:rPr>
        <w:t>业务</w:t>
      </w:r>
      <w:r w:rsidR="00AE3E1A">
        <w:rPr>
          <w:rFonts w:hint="eastAsia"/>
        </w:rPr>
        <w:t>介绍</w:t>
      </w:r>
      <w:bookmarkEnd w:id="3"/>
    </w:p>
    <w:p w14:paraId="4560BA18" w14:textId="4919726A" w:rsidR="00AF79DD" w:rsidRDefault="00AF79DD" w:rsidP="00AF79DD">
      <w:pPr>
        <w:rPr>
          <w:rFonts w:ascii="宋体" w:eastAsia="宋体" w:hAnsi="Times New Roman" w:cs="宋体"/>
          <w:szCs w:val="21"/>
          <w:lang w:val="zh-CN"/>
        </w:rPr>
      </w:pPr>
      <w:r>
        <w:tab/>
      </w:r>
      <w:r w:rsidR="00762292">
        <w:rPr>
          <w:rFonts w:ascii="宋体" w:eastAsia="宋体" w:hAnsi="Arial" w:cs="宋体" w:hint="eastAsia"/>
          <w:szCs w:val="21"/>
          <w:lang w:val="zh-CN"/>
        </w:rPr>
        <w:t>“软件工程系列教学辅助网站”</w:t>
      </w:r>
      <w:r w:rsidRPr="00AF79DD">
        <w:rPr>
          <w:rFonts w:ascii="宋体" w:eastAsia="宋体" w:hAnsi="Arial" w:cs="宋体" w:hint="eastAsia"/>
          <w:szCs w:val="21"/>
          <w:lang w:val="zh-CN"/>
        </w:rPr>
        <w:t>是一个专门为</w:t>
      </w:r>
      <w:r w:rsidR="00762292">
        <w:rPr>
          <w:rFonts w:ascii="宋体" w:eastAsia="宋体" w:hAnsi="Arial" w:cs="宋体" w:hint="eastAsia"/>
          <w:szCs w:val="21"/>
          <w:lang w:val="zh-CN"/>
        </w:rPr>
        <w:t>软件工程系列</w:t>
      </w:r>
      <w:r w:rsidRPr="00AF79DD">
        <w:rPr>
          <w:rFonts w:ascii="宋体" w:eastAsia="宋体" w:hAnsi="Arial" w:cs="宋体" w:hint="eastAsia"/>
          <w:szCs w:val="21"/>
          <w:lang w:val="zh-CN"/>
        </w:rPr>
        <w:t>教师，</w:t>
      </w:r>
      <w:r w:rsidR="00762292">
        <w:rPr>
          <w:rFonts w:ascii="宋体" w:eastAsia="宋体" w:hAnsi="Arial" w:cs="宋体" w:hint="eastAsia"/>
          <w:szCs w:val="21"/>
          <w:lang w:val="zh-CN"/>
        </w:rPr>
        <w:t>软件工程系列</w:t>
      </w:r>
      <w:r w:rsidRPr="00AF79DD">
        <w:rPr>
          <w:rFonts w:ascii="宋体" w:eastAsia="宋体" w:hAnsi="Arial" w:cs="宋体" w:hint="eastAsia"/>
          <w:szCs w:val="21"/>
          <w:lang w:val="zh-CN"/>
        </w:rPr>
        <w:t>课程而建的网站，并可以有效的提供多课程交叉的资源共享与控制。</w:t>
      </w:r>
      <w:r w:rsidR="00762292">
        <w:rPr>
          <w:rFonts w:ascii="宋体" w:eastAsia="宋体" w:hAnsi="Arial" w:cs="宋体" w:hint="eastAsia"/>
          <w:szCs w:val="21"/>
          <w:lang w:val="zh-CN"/>
        </w:rPr>
        <w:t>“软件工程系列教学辅助APP”是“软件工程里写教学辅助网站”的移动应用形式。</w:t>
      </w:r>
      <w:r w:rsidRPr="00AF79DD">
        <w:rPr>
          <w:rFonts w:ascii="宋体" w:eastAsia="宋体" w:hAnsi="Arial" w:cs="宋体" w:hint="eastAsia"/>
          <w:szCs w:val="21"/>
          <w:lang w:val="zh-CN"/>
        </w:rPr>
        <w:t>它的主要用户是项目管理</w:t>
      </w:r>
      <w:r w:rsidRPr="00AF79DD">
        <w:rPr>
          <w:rFonts w:ascii="Times New Roman" w:eastAsia="宋体" w:hAnsi="Times New Roman" w:cs="Times New Roman"/>
          <w:szCs w:val="21"/>
        </w:rPr>
        <w:t>,</w:t>
      </w:r>
      <w:r w:rsidRPr="00AF79DD">
        <w:rPr>
          <w:rFonts w:ascii="宋体" w:eastAsia="宋体" w:hAnsi="Times New Roman" w:cs="宋体" w:hint="eastAsia"/>
          <w:szCs w:val="21"/>
          <w:lang w:val="zh-CN"/>
        </w:rPr>
        <w:t>需求工程和相关课程的教师和选了这门课的所有学生以及一些感谢趣的网友，所以用户单一管理方便。它的功能就是服务教师和学生，是他们在教育和学习过程中得到便捷。</w:t>
      </w:r>
    </w:p>
    <w:p w14:paraId="39505AD1" w14:textId="3CA49AFD" w:rsidR="00AE3E1A" w:rsidRDefault="00AE3E1A" w:rsidP="007B0E49">
      <w:pPr>
        <w:pStyle w:val="2"/>
        <w:ind w:firstLineChars="100" w:firstLine="321"/>
      </w:pPr>
      <w:bookmarkStart w:id="4" w:name="_Toc531382714"/>
      <w:r>
        <w:rPr>
          <w:rFonts w:hint="eastAsia"/>
        </w:rPr>
        <w:t>1.3</w:t>
      </w:r>
      <w:r>
        <w:rPr>
          <w:rFonts w:hint="eastAsia"/>
        </w:rPr>
        <w:t>业务目标</w:t>
      </w:r>
      <w:bookmarkEnd w:id="4"/>
    </w:p>
    <w:p w14:paraId="4526EBD6" w14:textId="4248ABC1" w:rsidR="00AE3E1A" w:rsidRDefault="00AE3E1A" w:rsidP="00AE3E1A">
      <w:pPr>
        <w:autoSpaceDE w:val="0"/>
        <w:autoSpaceDN w:val="0"/>
        <w:adjustRightInd w:val="0"/>
        <w:rPr>
          <w:rFonts w:ascii="Times New Roman" w:eastAsia="宋体" w:hAnsi="Times New Roman"/>
          <w:szCs w:val="21"/>
        </w:rPr>
      </w:pPr>
      <w:r>
        <w:tab/>
      </w:r>
      <w:r>
        <w:rPr>
          <w:rFonts w:ascii="宋体" w:eastAsia="宋体" w:hAnsi="Times New Roman" w:cs="宋体" w:hint="eastAsia"/>
          <w:szCs w:val="21"/>
          <w:lang w:val="zh-CN"/>
        </w:rPr>
        <w:t>虽然如今有很多教学网站，但是专门针对</w:t>
      </w:r>
      <w:r w:rsidR="00323AD2">
        <w:rPr>
          <w:rFonts w:ascii="宋体" w:eastAsia="宋体" w:hAnsi="Times New Roman" w:cs="宋体" w:hint="eastAsia"/>
          <w:szCs w:val="21"/>
          <w:lang w:val="zh-CN"/>
        </w:rPr>
        <w:t>软件工程系列课程和软件工程系列教师，</w:t>
      </w:r>
      <w:r>
        <w:rPr>
          <w:rFonts w:ascii="宋体" w:eastAsia="宋体" w:hAnsi="Times New Roman" w:cs="宋体" w:hint="eastAsia"/>
          <w:szCs w:val="21"/>
          <w:lang w:val="zh-CN"/>
        </w:rPr>
        <w:t>又为学生之间提供交流平台的网站为数不多。这个网站作为一个开课的辅助工具，将有利于教师的教学和学生的学习；也为软件工程系列课程的成熟记录下足迹。</w:t>
      </w:r>
    </w:p>
    <w:p w14:paraId="0132585F" w14:textId="0A1CE9EC" w:rsidR="00AE3E1A" w:rsidRDefault="00AE3E1A" w:rsidP="00AE3E1A">
      <w:pPr>
        <w:autoSpaceDE w:val="0"/>
        <w:autoSpaceDN w:val="0"/>
        <w:adjustRightInd w:val="0"/>
        <w:rPr>
          <w:rFonts w:ascii="Times New Roman" w:eastAsia="宋体" w:hAnsi="Times New Roman"/>
          <w:szCs w:val="21"/>
        </w:rPr>
      </w:pPr>
      <w:r>
        <w:rPr>
          <w:rFonts w:ascii="Times New Roman" w:eastAsia="宋体" w:hAnsi="Times New Roman"/>
          <w:szCs w:val="21"/>
        </w:rPr>
        <w:t xml:space="preserve">     </w:t>
      </w:r>
      <w:r w:rsidR="007527CE">
        <w:rPr>
          <w:rFonts w:ascii="Times New Roman" w:eastAsia="宋体" w:hAnsi="Times New Roman" w:hint="eastAsia"/>
          <w:szCs w:val="21"/>
        </w:rPr>
        <w:t>项目应满足项目描述中的基本需求，完成相应的课程要求，在小组组员的合力工作环境下达到良好标准。</w:t>
      </w:r>
    </w:p>
    <w:p w14:paraId="69C40143" w14:textId="2DF9AA4E" w:rsidR="007527CE" w:rsidRDefault="007527CE" w:rsidP="00323AD2">
      <w:r>
        <w:rPr>
          <w:rFonts w:hint="eastAsia"/>
          <w:lang w:val="zh-CN"/>
        </w:rPr>
        <w:t>本网站要求提供对外服务的能力</w:t>
      </w:r>
      <w:r>
        <w:rPr>
          <w:rFonts w:hint="eastAsia"/>
        </w:rPr>
        <w:t>,</w:t>
      </w:r>
      <w:r>
        <w:rPr>
          <w:rFonts w:hint="eastAsia"/>
          <w:lang w:val="zh-CN"/>
        </w:rPr>
        <w:t>保证至少</w:t>
      </w:r>
      <w:r>
        <w:rPr>
          <w:rFonts w:hint="eastAsia"/>
        </w:rPr>
        <w:t>300</w:t>
      </w:r>
      <w:r>
        <w:rPr>
          <w:rFonts w:hint="eastAsia"/>
          <w:lang w:val="zh-CN"/>
        </w:rPr>
        <w:t>名同学上课辅助服务的要求</w:t>
      </w:r>
      <w:r>
        <w:rPr>
          <w:rFonts w:hint="eastAsia"/>
        </w:rPr>
        <w:t>.</w:t>
      </w:r>
      <w:r>
        <w:rPr>
          <w:rFonts w:hint="eastAsia"/>
          <w:lang w:val="zh-CN"/>
        </w:rPr>
        <w:t>包括数据存储能力</w:t>
      </w:r>
      <w:r>
        <w:rPr>
          <w:rFonts w:hint="eastAsia"/>
        </w:rPr>
        <w:t>,</w:t>
      </w:r>
      <w:r>
        <w:rPr>
          <w:rFonts w:hint="eastAsia"/>
          <w:lang w:val="zh-CN"/>
        </w:rPr>
        <w:t>网络服务吞吐能力</w:t>
      </w:r>
      <w:r>
        <w:rPr>
          <w:rFonts w:hint="eastAsia"/>
        </w:rPr>
        <w:t>,</w:t>
      </w:r>
      <w:r>
        <w:rPr>
          <w:rFonts w:hint="eastAsia"/>
          <w:lang w:val="zh-CN"/>
        </w:rPr>
        <w:t>数据安全特性等</w:t>
      </w:r>
      <w:r w:rsidR="00323AD2">
        <w:rPr>
          <w:rFonts w:hint="eastAsia"/>
        </w:rPr>
        <w:t>。</w:t>
      </w:r>
    </w:p>
    <w:p w14:paraId="1246C799" w14:textId="4063E949" w:rsidR="007527CE" w:rsidRPr="007527CE" w:rsidRDefault="007527CE" w:rsidP="00AE3E1A">
      <w:pPr>
        <w:autoSpaceDE w:val="0"/>
        <w:autoSpaceDN w:val="0"/>
        <w:adjustRightInd w:val="0"/>
        <w:rPr>
          <w:rFonts w:ascii="宋体" w:eastAsia="宋体" w:hAnsi="Times New Roman" w:cs="宋体"/>
          <w:szCs w:val="21"/>
        </w:rPr>
      </w:pPr>
    </w:p>
    <w:p w14:paraId="382838BF" w14:textId="19431274" w:rsidR="00AE3E1A" w:rsidRDefault="00AE3E1A" w:rsidP="007B0E49">
      <w:pPr>
        <w:pStyle w:val="2"/>
        <w:ind w:firstLineChars="100" w:firstLine="321"/>
      </w:pPr>
      <w:bookmarkStart w:id="5" w:name="_Toc531382715"/>
      <w:r>
        <w:rPr>
          <w:rFonts w:hint="eastAsia"/>
        </w:rPr>
        <w:t>1.4</w:t>
      </w:r>
      <w:r w:rsidR="00BC29DB">
        <w:rPr>
          <w:rFonts w:hint="eastAsia"/>
        </w:rPr>
        <w:t>参考资料</w:t>
      </w:r>
      <w:bookmarkEnd w:id="5"/>
    </w:p>
    <w:p w14:paraId="5B0D4EEA" w14:textId="611CE3E7" w:rsid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w:t>
      </w:r>
      <w:r w:rsidRPr="00BC29DB">
        <w:rPr>
          <w:rFonts w:ascii="Calibri" w:eastAsia="宋体" w:hAnsi="Calibri" w:cs="Times New Roman" w:hint="eastAsia"/>
          <w:lang w:val="x-none"/>
        </w:rPr>
        <w:t xml:space="preserve">GB/T 8567 </w:t>
      </w:r>
      <w:r w:rsidRPr="00BC29DB">
        <w:rPr>
          <w:rFonts w:ascii="Calibri" w:eastAsia="宋体" w:hAnsi="Calibri" w:cs="Times New Roman" w:hint="eastAsia"/>
          <w:lang w:val="x-none"/>
        </w:rPr>
        <w:t>——</w:t>
      </w:r>
      <w:r w:rsidRPr="00BC29DB">
        <w:rPr>
          <w:rFonts w:ascii="Calibri" w:eastAsia="宋体" w:hAnsi="Calibri" w:cs="Times New Roman" w:hint="eastAsia"/>
          <w:lang w:val="x-none"/>
        </w:rPr>
        <w:t>2006</w:t>
      </w:r>
      <w:r w:rsidRPr="00BC29DB">
        <w:rPr>
          <w:rFonts w:ascii="Calibri" w:eastAsia="宋体" w:hAnsi="Calibri" w:cs="Times New Roman" w:hint="eastAsia"/>
          <w:lang w:val="x-none"/>
        </w:rPr>
        <w:t>》</w:t>
      </w:r>
    </w:p>
    <w:p w14:paraId="2C6008D5" w14:textId="6140B40B" w:rsidR="00C54595" w:rsidRPr="00BC29DB" w:rsidRDefault="00C54595" w:rsidP="00BC29DB">
      <w:pPr>
        <w:ind w:left="420"/>
        <w:rPr>
          <w:rFonts w:ascii="Calibri" w:eastAsia="宋体" w:hAnsi="Calibri" w:cs="Times New Roman"/>
          <w:lang w:val="x-none"/>
        </w:rPr>
      </w:pPr>
      <w:r>
        <w:rPr>
          <w:rFonts w:ascii="Calibri" w:eastAsia="宋体" w:hAnsi="Calibri" w:cs="Times New Roman" w:hint="eastAsia"/>
          <w:lang w:val="x-none"/>
        </w:rPr>
        <w:t>《</w:t>
      </w:r>
      <w:r w:rsidR="001C199C">
        <w:rPr>
          <w:rFonts w:ascii="Calibri" w:eastAsia="宋体" w:hAnsi="Calibri" w:cs="Times New Roman"/>
          <w:lang w:val="x-none"/>
        </w:rPr>
        <w:t>ISO9001----3</w:t>
      </w:r>
      <w:r>
        <w:rPr>
          <w:rFonts w:ascii="Calibri" w:eastAsia="宋体" w:hAnsi="Calibri" w:cs="Times New Roman" w:hint="eastAsia"/>
          <w:lang w:val="x-none"/>
        </w:rPr>
        <w:t>》</w:t>
      </w:r>
    </w:p>
    <w:p w14:paraId="1B4B0BA5" w14:textId="0B49ABB0" w:rsidR="00BC29DB" w:rsidRDefault="00BC29DB" w:rsidP="00C15550">
      <w:pPr>
        <w:ind w:left="420"/>
        <w:rPr>
          <w:rFonts w:ascii="Calibri" w:eastAsia="宋体" w:hAnsi="Calibri" w:cs="Times New Roman"/>
          <w:lang w:val="x-none"/>
        </w:rPr>
      </w:pPr>
      <w:r w:rsidRPr="00BC29DB">
        <w:rPr>
          <w:rFonts w:ascii="Calibri" w:eastAsia="宋体" w:hAnsi="Calibri" w:cs="Times New Roman" w:hint="eastAsia"/>
          <w:lang w:val="x-none"/>
        </w:rPr>
        <w:t>《软件需求》</w:t>
      </w:r>
    </w:p>
    <w:p w14:paraId="244C25AE" w14:textId="7B4768E1" w:rsidR="00C15550" w:rsidRPr="00BC29DB" w:rsidRDefault="00C15550" w:rsidP="00C15550">
      <w:pPr>
        <w:ind w:left="420"/>
        <w:rPr>
          <w:rFonts w:ascii="Calibri" w:eastAsia="宋体" w:hAnsi="Calibri" w:cs="Times New Roman"/>
          <w:lang w:val="x-none"/>
        </w:rPr>
      </w:pPr>
      <w:r>
        <w:rPr>
          <w:rFonts w:ascii="Calibri" w:eastAsia="宋体" w:hAnsi="Calibri" w:cs="Times New Roman" w:hint="eastAsia"/>
          <w:lang w:val="x-none"/>
        </w:rPr>
        <w:t>《</w:t>
      </w:r>
      <w:proofErr w:type="spellStart"/>
      <w:r>
        <w:rPr>
          <w:rFonts w:ascii="Calibri" w:eastAsia="宋体" w:hAnsi="Calibri" w:cs="Times New Roman" w:hint="eastAsia"/>
          <w:lang w:val="x-none"/>
        </w:rPr>
        <w:t>I</w:t>
      </w:r>
      <w:r>
        <w:rPr>
          <w:rFonts w:ascii="Calibri" w:eastAsia="宋体" w:hAnsi="Calibri" w:cs="Times New Roman"/>
          <w:lang w:val="x-none"/>
        </w:rPr>
        <w:t>T</w:t>
      </w:r>
      <w:r>
        <w:rPr>
          <w:rFonts w:ascii="Calibri" w:eastAsia="宋体" w:hAnsi="Calibri" w:cs="Times New Roman" w:hint="eastAsia"/>
          <w:lang w:val="x-none"/>
        </w:rPr>
        <w:t>项目管理</w:t>
      </w:r>
      <w:proofErr w:type="spellEnd"/>
      <w:r>
        <w:rPr>
          <w:rFonts w:ascii="Calibri" w:eastAsia="宋体" w:hAnsi="Calibri" w:cs="Times New Roman" w:hint="eastAsia"/>
          <w:lang w:val="x-none"/>
        </w:rPr>
        <w:t>》</w:t>
      </w:r>
    </w:p>
    <w:p w14:paraId="290A6B12" w14:textId="77777777" w:rsidR="00BC29DB" w:rsidRP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《软件质量保证与测试》</w:t>
      </w:r>
    </w:p>
    <w:p w14:paraId="3D27AF5A" w14:textId="367EE6EA" w:rsidR="00BC29DB" w:rsidRPr="00BC29DB" w:rsidRDefault="00BC29DB" w:rsidP="00BC29DB">
      <w:pPr>
        <w:rPr>
          <w:lang w:val="x-none"/>
        </w:rPr>
      </w:pPr>
    </w:p>
    <w:p w14:paraId="561D872A" w14:textId="5F3C4117" w:rsidR="00AE3E1A" w:rsidRPr="00AE3E1A" w:rsidRDefault="00AE3E1A" w:rsidP="00BC29DB">
      <w:pPr>
        <w:autoSpaceDE w:val="0"/>
        <w:autoSpaceDN w:val="0"/>
        <w:adjustRightInd w:val="0"/>
        <w:ind w:firstLine="448"/>
        <w:rPr>
          <w:rFonts w:ascii="宋体" w:eastAsia="宋体" w:hAnsi="Arial" w:cs="宋体"/>
          <w:szCs w:val="21"/>
          <w:lang w:val="zh-CN"/>
        </w:rPr>
      </w:pPr>
      <w:r>
        <w:tab/>
      </w:r>
    </w:p>
    <w:p w14:paraId="6089C360" w14:textId="5B4CCE25" w:rsidR="00AE3E1A" w:rsidRDefault="007B0E49" w:rsidP="007B0E49">
      <w:pPr>
        <w:pStyle w:val="1"/>
      </w:pPr>
      <w:bookmarkStart w:id="6" w:name="_Toc531382716"/>
      <w:r>
        <w:rPr>
          <w:rFonts w:hint="eastAsia"/>
        </w:rPr>
        <w:t>2</w:t>
      </w:r>
      <w:r>
        <w:t>.</w:t>
      </w:r>
      <w:r>
        <w:rPr>
          <w:rFonts w:hint="eastAsia"/>
        </w:rPr>
        <w:t>项目概述</w:t>
      </w:r>
      <w:bookmarkEnd w:id="6"/>
    </w:p>
    <w:p w14:paraId="2C8D54E8" w14:textId="307F4ABE" w:rsidR="007B0E49" w:rsidRDefault="007B0E49" w:rsidP="007B0E49">
      <w:pPr>
        <w:pStyle w:val="2"/>
        <w:ind w:firstLineChars="100" w:firstLine="321"/>
      </w:pPr>
      <w:bookmarkStart w:id="7" w:name="_Toc531382717"/>
      <w:r>
        <w:rPr>
          <w:rFonts w:hint="eastAsia"/>
        </w:rPr>
        <w:t>2.1</w:t>
      </w:r>
      <w:r>
        <w:rPr>
          <w:rFonts w:hint="eastAsia"/>
        </w:rPr>
        <w:t>工作内容</w:t>
      </w:r>
      <w:bookmarkEnd w:id="7"/>
    </w:p>
    <w:p w14:paraId="30AD2C19" w14:textId="77777777" w:rsidR="009A298E" w:rsidRPr="00A01B50" w:rsidRDefault="007B0E49" w:rsidP="009A298E">
      <w:pPr>
        <w:rPr>
          <w:rFonts w:ascii="Calibri" w:eastAsia="宋体" w:hAnsi="Calibri" w:cs="Times New Roman"/>
        </w:rPr>
      </w:pPr>
      <w:r>
        <w:tab/>
      </w:r>
    </w:p>
    <w:tbl>
      <w:tblPr>
        <w:tblStyle w:val="1-1"/>
        <w:tblW w:w="0" w:type="auto"/>
        <w:tblLook w:val="04A0" w:firstRow="1" w:lastRow="0" w:firstColumn="1" w:lastColumn="0" w:noHBand="0" w:noVBand="1"/>
      </w:tblPr>
      <w:tblGrid>
        <w:gridCol w:w="1129"/>
        <w:gridCol w:w="2977"/>
        <w:gridCol w:w="992"/>
        <w:gridCol w:w="1276"/>
        <w:gridCol w:w="1418"/>
      </w:tblGrid>
      <w:tr w:rsidR="00224C14" w14:paraId="3E13B61A" w14:textId="392A1B71" w:rsidTr="00224C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0DE5FF0" w14:textId="04287ECA" w:rsidR="00224C14" w:rsidRDefault="00224C14" w:rsidP="009A298E">
            <w:pPr>
              <w:rPr>
                <w:rFonts w:ascii="Calibri" w:eastAsia="宋体" w:hAnsi="Calibri" w:cs="Times New Roman"/>
              </w:rPr>
            </w:pPr>
            <w:r>
              <w:rPr>
                <w:rFonts w:ascii="Calibri" w:eastAsia="宋体" w:hAnsi="Calibri" w:cs="Times New Roman" w:hint="eastAsia"/>
              </w:rPr>
              <w:t>里程碑</w:t>
            </w:r>
          </w:p>
        </w:tc>
        <w:tc>
          <w:tcPr>
            <w:tcW w:w="2977" w:type="dxa"/>
          </w:tcPr>
          <w:p w14:paraId="6E131F20" w14:textId="0A6B2216" w:rsidR="00224C14" w:rsidRDefault="00224C14" w:rsidP="009A298E">
            <w:pP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需提交文件</w:t>
            </w:r>
          </w:p>
        </w:tc>
        <w:tc>
          <w:tcPr>
            <w:tcW w:w="992" w:type="dxa"/>
          </w:tcPr>
          <w:p w14:paraId="6E9DFD84" w14:textId="4B07683A" w:rsidR="00224C14" w:rsidRDefault="00224C14" w:rsidP="009A298E">
            <w:pP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负责人</w:t>
            </w:r>
          </w:p>
        </w:tc>
        <w:tc>
          <w:tcPr>
            <w:tcW w:w="1276" w:type="dxa"/>
          </w:tcPr>
          <w:p w14:paraId="73153B1E" w14:textId="1C4716A3" w:rsidR="00224C14" w:rsidRDefault="00224C14" w:rsidP="009A298E">
            <w:pP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开始时间</w:t>
            </w:r>
          </w:p>
        </w:tc>
        <w:tc>
          <w:tcPr>
            <w:tcW w:w="1418" w:type="dxa"/>
          </w:tcPr>
          <w:p w14:paraId="1F6B88E8" w14:textId="4D9B66C1" w:rsidR="00224C14" w:rsidRDefault="00224C14" w:rsidP="009A298E">
            <w:pP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结束时间</w:t>
            </w:r>
          </w:p>
        </w:tc>
      </w:tr>
      <w:tr w:rsidR="00224C14" w14:paraId="6C72DEE9" w14:textId="7B6FF15D" w:rsidTr="00224C14">
        <w:tc>
          <w:tcPr>
            <w:cnfStyle w:val="001000000000" w:firstRow="0" w:lastRow="0" w:firstColumn="1" w:lastColumn="0" w:oddVBand="0" w:evenVBand="0" w:oddHBand="0" w:evenHBand="0" w:firstRowFirstColumn="0" w:firstRowLastColumn="0" w:lastRowFirstColumn="0" w:lastRowLastColumn="0"/>
            <w:tcW w:w="1129" w:type="dxa"/>
          </w:tcPr>
          <w:p w14:paraId="153DD4BF" w14:textId="205EE08E" w:rsidR="00224C14" w:rsidRDefault="00224C14" w:rsidP="009A298E">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0</w:t>
            </w:r>
          </w:p>
        </w:tc>
        <w:tc>
          <w:tcPr>
            <w:tcW w:w="2977" w:type="dxa"/>
          </w:tcPr>
          <w:p w14:paraId="001759F0" w14:textId="3B555600" w:rsidR="00224C14" w:rsidRDefault="00224C14" w:rsidP="009A298E">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项目计划</w:t>
            </w:r>
            <w:r>
              <w:rPr>
                <w:rFonts w:ascii="Calibri" w:eastAsia="宋体" w:hAnsi="Calibri" w:cs="Times New Roman" w:hint="eastAsia"/>
              </w:rPr>
              <w:t>-</w:t>
            </w:r>
          </w:p>
        </w:tc>
        <w:tc>
          <w:tcPr>
            <w:tcW w:w="992" w:type="dxa"/>
          </w:tcPr>
          <w:p w14:paraId="1AE208A8" w14:textId="6FEDAFC1" w:rsidR="00224C14" w:rsidRDefault="00224C14" w:rsidP="009A298E">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陈妍蓝</w:t>
            </w:r>
          </w:p>
        </w:tc>
        <w:tc>
          <w:tcPr>
            <w:tcW w:w="1276" w:type="dxa"/>
          </w:tcPr>
          <w:p w14:paraId="1785C180" w14:textId="67173B8A" w:rsidR="00224C14" w:rsidRDefault="00224C14" w:rsidP="009A298E">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018-09-27</w:t>
            </w:r>
          </w:p>
        </w:tc>
        <w:tc>
          <w:tcPr>
            <w:tcW w:w="1418" w:type="dxa"/>
          </w:tcPr>
          <w:p w14:paraId="108B68C3" w14:textId="31732AEC" w:rsidR="00224C14" w:rsidRDefault="00224C14" w:rsidP="009A298E">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018-10-6</w:t>
            </w:r>
          </w:p>
        </w:tc>
      </w:tr>
      <w:tr w:rsidR="00224C14" w14:paraId="5E5948F4" w14:textId="4F3EAA93" w:rsidTr="00224C14">
        <w:tc>
          <w:tcPr>
            <w:cnfStyle w:val="001000000000" w:firstRow="0" w:lastRow="0" w:firstColumn="1" w:lastColumn="0" w:oddVBand="0" w:evenVBand="0" w:oddHBand="0" w:evenHBand="0" w:firstRowFirstColumn="0" w:firstRowLastColumn="0" w:lastRowFirstColumn="0" w:lastRowLastColumn="0"/>
            <w:tcW w:w="1129" w:type="dxa"/>
          </w:tcPr>
          <w:p w14:paraId="0DDE7BDF" w14:textId="1B1F1D1A"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1</w:t>
            </w:r>
          </w:p>
        </w:tc>
        <w:tc>
          <w:tcPr>
            <w:tcW w:w="2977" w:type="dxa"/>
          </w:tcPr>
          <w:p w14:paraId="2B42CACB" w14:textId="3DE8A3B5"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项目可行性报告</w:t>
            </w:r>
          </w:p>
        </w:tc>
        <w:tc>
          <w:tcPr>
            <w:tcW w:w="992" w:type="dxa"/>
          </w:tcPr>
          <w:p w14:paraId="3C6A8ABD" w14:textId="55C489F7"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张琪</w:t>
            </w:r>
          </w:p>
        </w:tc>
        <w:tc>
          <w:tcPr>
            <w:tcW w:w="1276" w:type="dxa"/>
          </w:tcPr>
          <w:p w14:paraId="6AFE8857" w14:textId="1A02EACF"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018-10-7</w:t>
            </w:r>
          </w:p>
        </w:tc>
        <w:tc>
          <w:tcPr>
            <w:tcW w:w="1418" w:type="dxa"/>
          </w:tcPr>
          <w:p w14:paraId="3222A9E9" w14:textId="01C00A6F"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018-10-17</w:t>
            </w:r>
          </w:p>
        </w:tc>
      </w:tr>
      <w:tr w:rsidR="00224C14" w14:paraId="3B54A3E5" w14:textId="76DD27AF" w:rsidTr="00224C14">
        <w:tc>
          <w:tcPr>
            <w:cnfStyle w:val="001000000000" w:firstRow="0" w:lastRow="0" w:firstColumn="1" w:lastColumn="0" w:oddVBand="0" w:evenVBand="0" w:oddHBand="0" w:evenHBand="0" w:firstRowFirstColumn="0" w:firstRowLastColumn="0" w:lastRowFirstColumn="0" w:lastRowLastColumn="0"/>
            <w:tcW w:w="1129" w:type="dxa"/>
          </w:tcPr>
          <w:p w14:paraId="22509FBE" w14:textId="512A838A"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2</w:t>
            </w:r>
          </w:p>
        </w:tc>
        <w:tc>
          <w:tcPr>
            <w:tcW w:w="2977" w:type="dxa"/>
          </w:tcPr>
          <w:p w14:paraId="0A0D1378" w14:textId="7CB565EE"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项目章程、需求工程计划</w:t>
            </w:r>
            <w:r>
              <w:rPr>
                <w:rFonts w:ascii="Calibri" w:eastAsia="宋体" w:hAnsi="Calibri" w:cs="Times New Roman" w:hint="eastAsia"/>
              </w:rPr>
              <w:t>-</w:t>
            </w:r>
            <w:r>
              <w:rPr>
                <w:rFonts w:ascii="Calibri" w:eastAsia="宋体" w:hAnsi="Calibri" w:cs="Times New Roman" w:hint="eastAsia"/>
              </w:rPr>
              <w:t>初步</w:t>
            </w:r>
          </w:p>
        </w:tc>
        <w:tc>
          <w:tcPr>
            <w:tcW w:w="992" w:type="dxa"/>
          </w:tcPr>
          <w:p w14:paraId="32B09519" w14:textId="1ABD77F3" w:rsidR="00224C14" w:rsidRDefault="00343CE3"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rPr>
              <w:t>陈遵义</w:t>
            </w:r>
          </w:p>
        </w:tc>
        <w:tc>
          <w:tcPr>
            <w:tcW w:w="1276" w:type="dxa"/>
          </w:tcPr>
          <w:p w14:paraId="312FFDD7" w14:textId="10F8A9AF"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018-10-17</w:t>
            </w:r>
          </w:p>
        </w:tc>
        <w:tc>
          <w:tcPr>
            <w:tcW w:w="1418" w:type="dxa"/>
          </w:tcPr>
          <w:p w14:paraId="1D484ED3" w14:textId="2ECDF126"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018-10-22</w:t>
            </w:r>
          </w:p>
        </w:tc>
      </w:tr>
      <w:tr w:rsidR="00224C14" w14:paraId="5E16B5E2" w14:textId="7A04BE01" w:rsidTr="00224C14">
        <w:tc>
          <w:tcPr>
            <w:cnfStyle w:val="001000000000" w:firstRow="0" w:lastRow="0" w:firstColumn="1" w:lastColumn="0" w:oddVBand="0" w:evenVBand="0" w:oddHBand="0" w:evenHBand="0" w:firstRowFirstColumn="0" w:firstRowLastColumn="0" w:lastRowFirstColumn="0" w:lastRowLastColumn="0"/>
            <w:tcW w:w="1129" w:type="dxa"/>
          </w:tcPr>
          <w:p w14:paraId="39204A6E" w14:textId="4AC14549"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3</w:t>
            </w:r>
          </w:p>
        </w:tc>
        <w:tc>
          <w:tcPr>
            <w:tcW w:w="2977" w:type="dxa"/>
          </w:tcPr>
          <w:p w14:paraId="26D42751" w14:textId="56146807"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质量保证计划</w:t>
            </w:r>
          </w:p>
        </w:tc>
        <w:tc>
          <w:tcPr>
            <w:tcW w:w="992" w:type="dxa"/>
          </w:tcPr>
          <w:p w14:paraId="33F52199" w14:textId="3F1C51DC"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郑巧雁</w:t>
            </w:r>
          </w:p>
        </w:tc>
        <w:tc>
          <w:tcPr>
            <w:tcW w:w="1276" w:type="dxa"/>
          </w:tcPr>
          <w:p w14:paraId="77D26702" w14:textId="0F160BD2"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018-10-23</w:t>
            </w:r>
          </w:p>
        </w:tc>
        <w:tc>
          <w:tcPr>
            <w:tcW w:w="1418" w:type="dxa"/>
          </w:tcPr>
          <w:p w14:paraId="22FA25E6" w14:textId="63C365F9"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018-10-29</w:t>
            </w:r>
          </w:p>
        </w:tc>
      </w:tr>
      <w:tr w:rsidR="00224C14" w14:paraId="778EE948" w14:textId="718CB401" w:rsidTr="00224C14">
        <w:tc>
          <w:tcPr>
            <w:cnfStyle w:val="001000000000" w:firstRow="0" w:lastRow="0" w:firstColumn="1" w:lastColumn="0" w:oddVBand="0" w:evenVBand="0" w:oddHBand="0" w:evenHBand="0" w:firstRowFirstColumn="0" w:firstRowLastColumn="0" w:lastRowFirstColumn="0" w:lastRowLastColumn="0"/>
            <w:tcW w:w="1129" w:type="dxa"/>
          </w:tcPr>
          <w:p w14:paraId="284C8DFF" w14:textId="554342EC"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4</w:t>
            </w:r>
          </w:p>
        </w:tc>
        <w:tc>
          <w:tcPr>
            <w:tcW w:w="2977" w:type="dxa"/>
          </w:tcPr>
          <w:p w14:paraId="1BF042E2" w14:textId="67E7BC2B"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需求工程计划</w:t>
            </w:r>
          </w:p>
        </w:tc>
        <w:tc>
          <w:tcPr>
            <w:tcW w:w="992" w:type="dxa"/>
          </w:tcPr>
          <w:p w14:paraId="6B42AA5F" w14:textId="3D08A11D"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陈妍蓝</w:t>
            </w:r>
          </w:p>
        </w:tc>
        <w:tc>
          <w:tcPr>
            <w:tcW w:w="1276" w:type="dxa"/>
          </w:tcPr>
          <w:p w14:paraId="2C121135" w14:textId="1C0F47B6"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018-10-25</w:t>
            </w:r>
          </w:p>
        </w:tc>
        <w:tc>
          <w:tcPr>
            <w:tcW w:w="1418" w:type="dxa"/>
          </w:tcPr>
          <w:p w14:paraId="3DE28732" w14:textId="62BE2BD8"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018-11-25</w:t>
            </w:r>
          </w:p>
        </w:tc>
      </w:tr>
      <w:tr w:rsidR="00224C14" w14:paraId="34DAD09D" w14:textId="36695451" w:rsidTr="00224C14">
        <w:tc>
          <w:tcPr>
            <w:cnfStyle w:val="001000000000" w:firstRow="0" w:lastRow="0" w:firstColumn="1" w:lastColumn="0" w:oddVBand="0" w:evenVBand="0" w:oddHBand="0" w:evenHBand="0" w:firstRowFirstColumn="0" w:firstRowLastColumn="0" w:lastRowFirstColumn="0" w:lastRowLastColumn="0"/>
            <w:tcW w:w="1129" w:type="dxa"/>
          </w:tcPr>
          <w:p w14:paraId="395C0B9F" w14:textId="649FFCA6" w:rsidR="00224C14" w:rsidRPr="009A298E" w:rsidRDefault="00224C14" w:rsidP="00224C14">
            <w:pPr>
              <w:rPr>
                <w:rFonts w:ascii="Calibri" w:eastAsia="宋体" w:hAnsi="Calibri" w:cs="Times New Roman"/>
                <w:b w:val="0"/>
                <w:bCs w:val="0"/>
              </w:rPr>
            </w:pPr>
            <w:r>
              <w:rPr>
                <w:rFonts w:ascii="Calibri" w:eastAsia="宋体" w:hAnsi="Calibri" w:cs="Times New Roman" w:hint="eastAsia"/>
              </w:rPr>
              <w:t>M</w:t>
            </w:r>
            <w:r>
              <w:rPr>
                <w:rFonts w:ascii="Calibri" w:eastAsia="宋体" w:hAnsi="Calibri" w:cs="Times New Roman"/>
              </w:rPr>
              <w:t>5</w:t>
            </w:r>
          </w:p>
        </w:tc>
        <w:tc>
          <w:tcPr>
            <w:tcW w:w="2977" w:type="dxa"/>
          </w:tcPr>
          <w:p w14:paraId="1B36A52F" w14:textId="402A9F7A"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软件需求规格说明书</w:t>
            </w:r>
          </w:p>
        </w:tc>
        <w:tc>
          <w:tcPr>
            <w:tcW w:w="992" w:type="dxa"/>
          </w:tcPr>
          <w:p w14:paraId="1A6BCE6C" w14:textId="6B507B6D"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郑巧雁</w:t>
            </w:r>
          </w:p>
        </w:tc>
        <w:tc>
          <w:tcPr>
            <w:tcW w:w="1276" w:type="dxa"/>
          </w:tcPr>
          <w:p w14:paraId="237A5090" w14:textId="471CB30A"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018-11-25</w:t>
            </w:r>
          </w:p>
        </w:tc>
        <w:tc>
          <w:tcPr>
            <w:tcW w:w="1418" w:type="dxa"/>
          </w:tcPr>
          <w:p w14:paraId="01D48863" w14:textId="07E3E03A"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018-12-</w:t>
            </w:r>
            <w:r w:rsidR="00303C07">
              <w:rPr>
                <w:rFonts w:ascii="Calibri" w:eastAsia="宋体" w:hAnsi="Calibri" w:cs="Times New Roman"/>
              </w:rPr>
              <w:t>23</w:t>
            </w:r>
          </w:p>
        </w:tc>
      </w:tr>
      <w:tr w:rsidR="00224C14" w14:paraId="5164EDF1" w14:textId="5180F317" w:rsidTr="00224C14">
        <w:tc>
          <w:tcPr>
            <w:cnfStyle w:val="001000000000" w:firstRow="0" w:lastRow="0" w:firstColumn="1" w:lastColumn="0" w:oddVBand="0" w:evenVBand="0" w:oddHBand="0" w:evenHBand="0" w:firstRowFirstColumn="0" w:firstRowLastColumn="0" w:lastRowFirstColumn="0" w:lastRowLastColumn="0"/>
            <w:tcW w:w="1129" w:type="dxa"/>
          </w:tcPr>
          <w:p w14:paraId="07CC6134" w14:textId="0098490E"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6</w:t>
            </w:r>
          </w:p>
        </w:tc>
        <w:tc>
          <w:tcPr>
            <w:tcW w:w="2977" w:type="dxa"/>
          </w:tcPr>
          <w:p w14:paraId="46B9B872" w14:textId="3E34EDB4"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软件需求变更文档</w:t>
            </w:r>
          </w:p>
        </w:tc>
        <w:tc>
          <w:tcPr>
            <w:tcW w:w="992" w:type="dxa"/>
          </w:tcPr>
          <w:p w14:paraId="5DE5BBDD" w14:textId="0C7C75F4"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陈遵义</w:t>
            </w:r>
          </w:p>
        </w:tc>
        <w:tc>
          <w:tcPr>
            <w:tcW w:w="1276" w:type="dxa"/>
          </w:tcPr>
          <w:p w14:paraId="6732FBAE" w14:textId="297B3C78"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018-12-7</w:t>
            </w:r>
          </w:p>
        </w:tc>
        <w:tc>
          <w:tcPr>
            <w:tcW w:w="1418" w:type="dxa"/>
          </w:tcPr>
          <w:p w14:paraId="5AFA8AE1" w14:textId="1D460A98"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018-12-</w:t>
            </w:r>
            <w:r w:rsidR="00303C07">
              <w:rPr>
                <w:rFonts w:ascii="Calibri" w:eastAsia="宋体" w:hAnsi="Calibri" w:cs="Times New Roman"/>
              </w:rPr>
              <w:t>30</w:t>
            </w:r>
          </w:p>
        </w:tc>
      </w:tr>
      <w:tr w:rsidR="00224C14" w14:paraId="65B8BD2C" w14:textId="58AEBC31" w:rsidTr="00224C14">
        <w:tc>
          <w:tcPr>
            <w:cnfStyle w:val="001000000000" w:firstRow="0" w:lastRow="0" w:firstColumn="1" w:lastColumn="0" w:oddVBand="0" w:evenVBand="0" w:oddHBand="0" w:evenHBand="0" w:firstRowFirstColumn="0" w:firstRowLastColumn="0" w:lastRowFirstColumn="0" w:lastRowLastColumn="0"/>
            <w:tcW w:w="1129" w:type="dxa"/>
          </w:tcPr>
          <w:p w14:paraId="3C144A21" w14:textId="1C973449"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7</w:t>
            </w:r>
          </w:p>
        </w:tc>
        <w:tc>
          <w:tcPr>
            <w:tcW w:w="2977" w:type="dxa"/>
          </w:tcPr>
          <w:p w14:paraId="716CB578" w14:textId="342CF9AA"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软件概要设计说明</w:t>
            </w:r>
          </w:p>
        </w:tc>
        <w:tc>
          <w:tcPr>
            <w:tcW w:w="992" w:type="dxa"/>
          </w:tcPr>
          <w:p w14:paraId="727AA27E" w14:textId="3C72AEF9"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宋翼虎</w:t>
            </w:r>
          </w:p>
        </w:tc>
        <w:tc>
          <w:tcPr>
            <w:tcW w:w="1276" w:type="dxa"/>
          </w:tcPr>
          <w:p w14:paraId="3109F5A0" w14:textId="706AC5ED"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018-12-8</w:t>
            </w:r>
          </w:p>
        </w:tc>
        <w:tc>
          <w:tcPr>
            <w:tcW w:w="1418" w:type="dxa"/>
          </w:tcPr>
          <w:p w14:paraId="42769791" w14:textId="45DD73B7"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019-1-3</w:t>
            </w:r>
          </w:p>
        </w:tc>
      </w:tr>
      <w:tr w:rsidR="00224C14" w14:paraId="1BB16A33" w14:textId="5AA16180" w:rsidTr="00224C14">
        <w:tc>
          <w:tcPr>
            <w:cnfStyle w:val="001000000000" w:firstRow="0" w:lastRow="0" w:firstColumn="1" w:lastColumn="0" w:oddVBand="0" w:evenVBand="0" w:oddHBand="0" w:evenHBand="0" w:firstRowFirstColumn="0" w:firstRowLastColumn="0" w:lastRowFirstColumn="0" w:lastRowLastColumn="0"/>
            <w:tcW w:w="1129" w:type="dxa"/>
          </w:tcPr>
          <w:p w14:paraId="14CB2930" w14:textId="4925A678"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8</w:t>
            </w:r>
          </w:p>
        </w:tc>
        <w:tc>
          <w:tcPr>
            <w:tcW w:w="2977" w:type="dxa"/>
          </w:tcPr>
          <w:p w14:paraId="50F7D05B" w14:textId="6D0E5160"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测试计划、安装部署计划、培训计划、系统维护计划</w:t>
            </w:r>
          </w:p>
        </w:tc>
        <w:tc>
          <w:tcPr>
            <w:tcW w:w="992" w:type="dxa"/>
          </w:tcPr>
          <w:p w14:paraId="4E011C8F" w14:textId="5954CE64"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张琪</w:t>
            </w:r>
          </w:p>
        </w:tc>
        <w:tc>
          <w:tcPr>
            <w:tcW w:w="1276" w:type="dxa"/>
          </w:tcPr>
          <w:p w14:paraId="1329C9D4" w14:textId="18EF8348"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018-11-27</w:t>
            </w:r>
          </w:p>
        </w:tc>
        <w:tc>
          <w:tcPr>
            <w:tcW w:w="1418" w:type="dxa"/>
          </w:tcPr>
          <w:p w14:paraId="7C2664CE" w14:textId="1C7385ED"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018-12-20</w:t>
            </w:r>
          </w:p>
        </w:tc>
      </w:tr>
      <w:tr w:rsidR="00224C14" w14:paraId="506D4C1F" w14:textId="67F635F5" w:rsidTr="00224C14">
        <w:tc>
          <w:tcPr>
            <w:cnfStyle w:val="001000000000" w:firstRow="0" w:lastRow="0" w:firstColumn="1" w:lastColumn="0" w:oddVBand="0" w:evenVBand="0" w:oddHBand="0" w:evenHBand="0" w:firstRowFirstColumn="0" w:firstRowLastColumn="0" w:lastRowFirstColumn="0" w:lastRowLastColumn="0"/>
            <w:tcW w:w="1129" w:type="dxa"/>
          </w:tcPr>
          <w:p w14:paraId="2D95D2E9" w14:textId="47A65BE1"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9</w:t>
            </w:r>
          </w:p>
        </w:tc>
        <w:tc>
          <w:tcPr>
            <w:tcW w:w="2977" w:type="dxa"/>
          </w:tcPr>
          <w:p w14:paraId="67C8EDAA" w14:textId="63157E43"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项目总结报告</w:t>
            </w:r>
          </w:p>
        </w:tc>
        <w:tc>
          <w:tcPr>
            <w:tcW w:w="992" w:type="dxa"/>
          </w:tcPr>
          <w:p w14:paraId="2252755E" w14:textId="4A99C587"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陈妍蓝</w:t>
            </w:r>
          </w:p>
        </w:tc>
        <w:tc>
          <w:tcPr>
            <w:tcW w:w="1276" w:type="dxa"/>
          </w:tcPr>
          <w:p w14:paraId="73EB92AC" w14:textId="2AC7D372"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019-1-2</w:t>
            </w:r>
          </w:p>
        </w:tc>
        <w:tc>
          <w:tcPr>
            <w:tcW w:w="1418" w:type="dxa"/>
          </w:tcPr>
          <w:p w14:paraId="6B80F369" w14:textId="07F87A68"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019-1-5</w:t>
            </w:r>
          </w:p>
        </w:tc>
      </w:tr>
    </w:tbl>
    <w:p w14:paraId="76804412" w14:textId="4351B583" w:rsidR="00A01B50" w:rsidRPr="00A01B50" w:rsidRDefault="00A01B50" w:rsidP="009A298E">
      <w:pPr>
        <w:rPr>
          <w:rFonts w:ascii="Calibri" w:eastAsia="宋体" w:hAnsi="Calibri" w:cs="Times New Roman"/>
        </w:rPr>
      </w:pPr>
    </w:p>
    <w:p w14:paraId="662ED14B" w14:textId="1B2BF0BA" w:rsidR="00A01B50" w:rsidRPr="00A01B50" w:rsidRDefault="00A01B50" w:rsidP="00A01B50">
      <w:pPr>
        <w:pStyle w:val="2"/>
      </w:pPr>
      <w:r>
        <w:rPr>
          <w:rFonts w:hint="eastAsia"/>
        </w:rPr>
        <w:t xml:space="preserve"> </w:t>
      </w:r>
      <w:r w:rsidR="00496A92">
        <w:t xml:space="preserve"> </w:t>
      </w:r>
      <w:bookmarkStart w:id="8" w:name="_Toc531382718"/>
      <w:r>
        <w:rPr>
          <w:rFonts w:hint="eastAsia"/>
        </w:rPr>
        <w:t>2.2</w:t>
      </w:r>
      <w:r>
        <w:rPr>
          <w:rFonts w:hint="eastAsia"/>
        </w:rPr>
        <w:t>小组成员</w:t>
      </w:r>
      <w:bookmarkEnd w:id="8"/>
    </w:p>
    <w:p w14:paraId="11DABDB2" w14:textId="2D853604" w:rsidR="00AE3E1A" w:rsidRDefault="00A01B50" w:rsidP="006743BB">
      <w:pPr>
        <w:pStyle w:val="3"/>
      </w:pPr>
      <w:bookmarkStart w:id="9" w:name="_Toc531382719"/>
      <w:r>
        <w:rPr>
          <w:rFonts w:hint="eastAsia"/>
        </w:rPr>
        <w:t>表格</w:t>
      </w:r>
      <w:r>
        <w:rPr>
          <w:rFonts w:hint="eastAsia"/>
        </w:rPr>
        <w:t>2-1</w:t>
      </w:r>
      <w:r>
        <w:rPr>
          <w:rFonts w:hint="eastAsia"/>
        </w:rPr>
        <w:t>小组成员</w:t>
      </w:r>
      <w:bookmarkEnd w:id="9"/>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973"/>
        <w:gridCol w:w="614"/>
        <w:gridCol w:w="1316"/>
        <w:gridCol w:w="2428"/>
        <w:gridCol w:w="1634"/>
        <w:gridCol w:w="1559"/>
      </w:tblGrid>
      <w:tr w:rsidR="00774AE5" w:rsidRPr="00DC256C" w14:paraId="142699FD" w14:textId="7F603AF7" w:rsidTr="00774AE5">
        <w:trPr>
          <w:trHeight w:val="636"/>
        </w:trPr>
        <w:tc>
          <w:tcPr>
            <w:tcW w:w="827" w:type="dxa"/>
            <w:shd w:val="clear" w:color="auto" w:fill="auto"/>
          </w:tcPr>
          <w:p w14:paraId="393CA855" w14:textId="77777777" w:rsidR="00774AE5" w:rsidRPr="00DC256C" w:rsidRDefault="00774AE5" w:rsidP="002B7085">
            <w:pPr>
              <w:rPr>
                <w:rFonts w:ascii="Times New Roman" w:hAnsi="Times New Roman"/>
                <w:kern w:val="0"/>
                <w:sz w:val="20"/>
                <w:szCs w:val="20"/>
              </w:rPr>
            </w:pPr>
            <w:bookmarkStart w:id="10" w:name="_Hlk527895111"/>
            <w:r w:rsidRPr="00DC256C">
              <w:rPr>
                <w:rFonts w:ascii="Times New Roman" w:hAnsi="Times New Roman" w:hint="eastAsia"/>
                <w:kern w:val="0"/>
                <w:sz w:val="20"/>
                <w:szCs w:val="20"/>
              </w:rPr>
              <w:t>小组成员</w:t>
            </w:r>
          </w:p>
        </w:tc>
        <w:tc>
          <w:tcPr>
            <w:tcW w:w="973" w:type="dxa"/>
            <w:shd w:val="clear" w:color="auto" w:fill="auto"/>
          </w:tcPr>
          <w:p w14:paraId="671288D6" w14:textId="77777777" w:rsidR="00774AE5" w:rsidRPr="00DC256C" w:rsidRDefault="00774AE5" w:rsidP="002B7085">
            <w:pPr>
              <w:rPr>
                <w:rFonts w:ascii="Times New Roman" w:hAnsi="Times New Roman"/>
                <w:kern w:val="0"/>
                <w:sz w:val="20"/>
                <w:szCs w:val="20"/>
              </w:rPr>
            </w:pPr>
            <w:r w:rsidRPr="00DC256C">
              <w:rPr>
                <w:rFonts w:ascii="Times New Roman" w:hAnsi="Times New Roman" w:hint="eastAsia"/>
                <w:kern w:val="0"/>
                <w:sz w:val="20"/>
                <w:szCs w:val="20"/>
              </w:rPr>
              <w:t>专业</w:t>
            </w:r>
          </w:p>
        </w:tc>
        <w:tc>
          <w:tcPr>
            <w:tcW w:w="614" w:type="dxa"/>
            <w:shd w:val="clear" w:color="auto" w:fill="auto"/>
          </w:tcPr>
          <w:p w14:paraId="4D187047" w14:textId="7AAFD4AE"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职位</w:t>
            </w:r>
          </w:p>
        </w:tc>
        <w:tc>
          <w:tcPr>
            <w:tcW w:w="1316" w:type="dxa"/>
            <w:shd w:val="clear" w:color="auto" w:fill="auto"/>
          </w:tcPr>
          <w:p w14:paraId="3D983B45" w14:textId="77777777" w:rsidR="00774AE5" w:rsidRPr="00DC256C" w:rsidRDefault="00774AE5" w:rsidP="002B7085">
            <w:pPr>
              <w:rPr>
                <w:rFonts w:ascii="Times New Roman" w:hAnsi="Times New Roman"/>
                <w:kern w:val="0"/>
                <w:sz w:val="20"/>
                <w:szCs w:val="20"/>
              </w:rPr>
            </w:pPr>
            <w:r w:rsidRPr="00DC256C">
              <w:rPr>
                <w:rFonts w:ascii="Times New Roman" w:hAnsi="Times New Roman" w:hint="eastAsia"/>
                <w:kern w:val="0"/>
                <w:sz w:val="20"/>
                <w:szCs w:val="20"/>
              </w:rPr>
              <w:t>联系方式</w:t>
            </w:r>
          </w:p>
        </w:tc>
        <w:tc>
          <w:tcPr>
            <w:tcW w:w="2428" w:type="dxa"/>
          </w:tcPr>
          <w:p w14:paraId="7C70788C" w14:textId="21A9B785"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邮箱</w:t>
            </w:r>
          </w:p>
        </w:tc>
        <w:tc>
          <w:tcPr>
            <w:tcW w:w="1634" w:type="dxa"/>
          </w:tcPr>
          <w:p w14:paraId="72098AEF" w14:textId="5AAEC64A" w:rsidR="00774AE5" w:rsidRDefault="00774AE5" w:rsidP="002B7085">
            <w:pPr>
              <w:rPr>
                <w:rFonts w:ascii="Times New Roman" w:hAnsi="Times New Roman"/>
                <w:kern w:val="0"/>
                <w:sz w:val="20"/>
                <w:szCs w:val="20"/>
              </w:rPr>
            </w:pPr>
            <w:proofErr w:type="gramStart"/>
            <w:r>
              <w:rPr>
                <w:rFonts w:ascii="Times New Roman" w:hAnsi="Times New Roman" w:hint="eastAsia"/>
                <w:kern w:val="0"/>
                <w:sz w:val="20"/>
                <w:szCs w:val="20"/>
              </w:rPr>
              <w:t>微信</w:t>
            </w:r>
            <w:proofErr w:type="gramEnd"/>
          </w:p>
        </w:tc>
        <w:tc>
          <w:tcPr>
            <w:tcW w:w="1559" w:type="dxa"/>
          </w:tcPr>
          <w:p w14:paraId="29C31616" w14:textId="396E902C" w:rsidR="00774AE5" w:rsidRDefault="00774AE5" w:rsidP="002B7085">
            <w:pPr>
              <w:rPr>
                <w:rFonts w:ascii="Times New Roman" w:hAnsi="Times New Roman"/>
                <w:kern w:val="0"/>
                <w:sz w:val="20"/>
                <w:szCs w:val="20"/>
              </w:rPr>
            </w:pPr>
            <w:r>
              <w:rPr>
                <w:rFonts w:ascii="Times New Roman" w:hAnsi="Times New Roman" w:hint="eastAsia"/>
                <w:kern w:val="0"/>
                <w:sz w:val="20"/>
                <w:szCs w:val="20"/>
              </w:rPr>
              <w:t>Q</w:t>
            </w:r>
            <w:r>
              <w:rPr>
                <w:rFonts w:ascii="Times New Roman" w:hAnsi="Times New Roman"/>
                <w:kern w:val="0"/>
                <w:sz w:val="20"/>
                <w:szCs w:val="20"/>
              </w:rPr>
              <w:t>Q</w:t>
            </w:r>
          </w:p>
        </w:tc>
      </w:tr>
      <w:tr w:rsidR="00774AE5" w:rsidRPr="00DC256C" w14:paraId="22B0990D" w14:textId="3C330350" w:rsidTr="00774AE5">
        <w:trPr>
          <w:trHeight w:val="636"/>
        </w:trPr>
        <w:tc>
          <w:tcPr>
            <w:tcW w:w="827" w:type="dxa"/>
            <w:shd w:val="clear" w:color="auto" w:fill="auto"/>
          </w:tcPr>
          <w:p w14:paraId="27EE432C"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陈妍蓝</w:t>
            </w:r>
          </w:p>
        </w:tc>
        <w:tc>
          <w:tcPr>
            <w:tcW w:w="973" w:type="dxa"/>
            <w:shd w:val="clear" w:color="auto" w:fill="auto"/>
          </w:tcPr>
          <w:p w14:paraId="7A93B4AA"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1601</w:t>
            </w:r>
          </w:p>
        </w:tc>
        <w:tc>
          <w:tcPr>
            <w:tcW w:w="614" w:type="dxa"/>
            <w:shd w:val="clear" w:color="auto" w:fill="auto"/>
          </w:tcPr>
          <w:p w14:paraId="0F86DB1E"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组长</w:t>
            </w:r>
          </w:p>
        </w:tc>
        <w:tc>
          <w:tcPr>
            <w:tcW w:w="1316" w:type="dxa"/>
            <w:shd w:val="clear" w:color="auto" w:fill="auto"/>
          </w:tcPr>
          <w:p w14:paraId="4390BD07" w14:textId="77777777" w:rsidR="00774AE5" w:rsidRPr="00DC256C" w:rsidRDefault="00774AE5" w:rsidP="002B7085">
            <w:pPr>
              <w:rPr>
                <w:rFonts w:ascii="Times New Roman" w:hAnsi="Times New Roman"/>
                <w:kern w:val="0"/>
                <w:sz w:val="20"/>
                <w:szCs w:val="20"/>
              </w:rPr>
            </w:pPr>
            <w:r w:rsidRPr="003414C0">
              <w:rPr>
                <w:rFonts w:ascii="Times New Roman" w:hAnsi="Times New Roman"/>
                <w:kern w:val="0"/>
                <w:sz w:val="20"/>
                <w:szCs w:val="20"/>
              </w:rPr>
              <w:t>15858257692</w:t>
            </w:r>
          </w:p>
        </w:tc>
        <w:tc>
          <w:tcPr>
            <w:tcW w:w="2428" w:type="dxa"/>
          </w:tcPr>
          <w:p w14:paraId="44145B37" w14:textId="2C26210D" w:rsidR="00774AE5" w:rsidRPr="003414C0"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1501391</w:t>
            </w:r>
            <w:r>
              <w:rPr>
                <w:rFonts w:ascii="Times New Roman" w:hAnsi="Times New Roman" w:hint="eastAsia"/>
                <w:kern w:val="0"/>
                <w:sz w:val="20"/>
                <w:szCs w:val="20"/>
              </w:rPr>
              <w:t>@</w:t>
            </w:r>
            <w:r>
              <w:rPr>
                <w:rFonts w:ascii="Times New Roman" w:hAnsi="Times New Roman"/>
                <w:kern w:val="0"/>
                <w:sz w:val="20"/>
                <w:szCs w:val="20"/>
              </w:rPr>
              <w:t>stu.zucc.edu.cn</w:t>
            </w:r>
          </w:p>
        </w:tc>
        <w:tc>
          <w:tcPr>
            <w:tcW w:w="1634" w:type="dxa"/>
          </w:tcPr>
          <w:p w14:paraId="43A27723" w14:textId="5A762D69" w:rsidR="00774AE5" w:rsidRDefault="00774AE5" w:rsidP="002B7085">
            <w:pPr>
              <w:rPr>
                <w:rFonts w:ascii="Times New Roman" w:hAnsi="Times New Roman"/>
                <w:kern w:val="0"/>
                <w:sz w:val="20"/>
                <w:szCs w:val="20"/>
              </w:rPr>
            </w:pPr>
            <w:proofErr w:type="spellStart"/>
            <w:r>
              <w:rPr>
                <w:rFonts w:ascii="Times New Roman" w:hAnsi="Times New Roman"/>
                <w:kern w:val="0"/>
                <w:sz w:val="20"/>
                <w:szCs w:val="20"/>
              </w:rPr>
              <w:t>bluemaxs</w:t>
            </w:r>
            <w:proofErr w:type="spellEnd"/>
          </w:p>
        </w:tc>
        <w:tc>
          <w:tcPr>
            <w:tcW w:w="1559" w:type="dxa"/>
          </w:tcPr>
          <w:p w14:paraId="0C12EC2F" w14:textId="6070BF2D" w:rsidR="00774AE5"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73807645</w:t>
            </w:r>
          </w:p>
        </w:tc>
      </w:tr>
      <w:tr w:rsidR="00774AE5" w:rsidRPr="00DC256C" w14:paraId="52CD3571" w14:textId="4CFB6B90" w:rsidTr="00774AE5">
        <w:trPr>
          <w:trHeight w:val="624"/>
        </w:trPr>
        <w:tc>
          <w:tcPr>
            <w:tcW w:w="827" w:type="dxa"/>
            <w:shd w:val="clear" w:color="auto" w:fill="auto"/>
          </w:tcPr>
          <w:p w14:paraId="6BEC4397"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陈遵义</w:t>
            </w:r>
          </w:p>
        </w:tc>
        <w:tc>
          <w:tcPr>
            <w:tcW w:w="973" w:type="dxa"/>
            <w:shd w:val="clear" w:color="auto" w:fill="auto"/>
          </w:tcPr>
          <w:p w14:paraId="61E9D6B7"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62DF02D2"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207C120D"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18758285818</w:t>
            </w:r>
          </w:p>
        </w:tc>
        <w:tc>
          <w:tcPr>
            <w:tcW w:w="2428" w:type="dxa"/>
          </w:tcPr>
          <w:p w14:paraId="73F148E2" w14:textId="3C0A0761"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31602039@stu.zucc.edu.cn</w:t>
            </w:r>
          </w:p>
        </w:tc>
        <w:tc>
          <w:tcPr>
            <w:tcW w:w="1634" w:type="dxa"/>
          </w:tcPr>
          <w:p w14:paraId="75A98083" w14:textId="4EC96FFA"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czy1017175448</w:t>
            </w:r>
          </w:p>
        </w:tc>
        <w:tc>
          <w:tcPr>
            <w:tcW w:w="1559" w:type="dxa"/>
          </w:tcPr>
          <w:p w14:paraId="645A5EC2" w14:textId="1465D258" w:rsidR="00774AE5"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017175448</w:t>
            </w:r>
          </w:p>
        </w:tc>
      </w:tr>
      <w:tr w:rsidR="00774AE5" w:rsidRPr="00DC256C" w14:paraId="365D136A" w14:textId="79F22472" w:rsidTr="00774AE5">
        <w:trPr>
          <w:trHeight w:val="636"/>
        </w:trPr>
        <w:tc>
          <w:tcPr>
            <w:tcW w:w="827" w:type="dxa"/>
            <w:shd w:val="clear" w:color="auto" w:fill="auto"/>
          </w:tcPr>
          <w:p w14:paraId="25881D26"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宋翼虎</w:t>
            </w:r>
          </w:p>
        </w:tc>
        <w:tc>
          <w:tcPr>
            <w:tcW w:w="973" w:type="dxa"/>
            <w:shd w:val="clear" w:color="auto" w:fill="auto"/>
          </w:tcPr>
          <w:p w14:paraId="71D30043"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46BDF2CA"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00181151"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c>
          <w:tcPr>
            <w:tcW w:w="2428" w:type="dxa"/>
          </w:tcPr>
          <w:p w14:paraId="50F7C3BD" w14:textId="07829F8A"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31601405@stu.zucc.edu.cn</w:t>
            </w:r>
          </w:p>
        </w:tc>
        <w:tc>
          <w:tcPr>
            <w:tcW w:w="1634" w:type="dxa"/>
          </w:tcPr>
          <w:p w14:paraId="54AC2D0B" w14:textId="793158C1"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syh251822486</w:t>
            </w:r>
          </w:p>
        </w:tc>
        <w:tc>
          <w:tcPr>
            <w:tcW w:w="1559" w:type="dxa"/>
          </w:tcPr>
          <w:p w14:paraId="596D1FCD" w14:textId="6960AF32" w:rsidR="00774AE5" w:rsidRDefault="00774AE5" w:rsidP="002B7085">
            <w:pPr>
              <w:rPr>
                <w:rFonts w:ascii="Times New Roman" w:hAnsi="Times New Roman"/>
                <w:kern w:val="0"/>
                <w:sz w:val="20"/>
                <w:szCs w:val="20"/>
              </w:rPr>
            </w:pPr>
            <w:r>
              <w:rPr>
                <w:rFonts w:ascii="Times New Roman" w:hAnsi="Times New Roman" w:hint="eastAsia"/>
                <w:kern w:val="0"/>
                <w:sz w:val="20"/>
                <w:szCs w:val="20"/>
              </w:rPr>
              <w:t>2</w:t>
            </w:r>
            <w:r>
              <w:rPr>
                <w:rFonts w:ascii="Times New Roman" w:hAnsi="Times New Roman"/>
                <w:kern w:val="0"/>
                <w:sz w:val="20"/>
                <w:szCs w:val="20"/>
              </w:rPr>
              <w:t>51822486</w:t>
            </w:r>
          </w:p>
        </w:tc>
      </w:tr>
      <w:tr w:rsidR="00774AE5" w:rsidRPr="00DC256C" w14:paraId="31495466" w14:textId="4A69D503" w:rsidTr="00774AE5">
        <w:trPr>
          <w:trHeight w:val="636"/>
        </w:trPr>
        <w:tc>
          <w:tcPr>
            <w:tcW w:w="827" w:type="dxa"/>
            <w:shd w:val="clear" w:color="auto" w:fill="auto"/>
          </w:tcPr>
          <w:p w14:paraId="2BBE8BD3"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郑巧雁</w:t>
            </w:r>
          </w:p>
        </w:tc>
        <w:tc>
          <w:tcPr>
            <w:tcW w:w="973" w:type="dxa"/>
            <w:shd w:val="clear" w:color="auto" w:fill="auto"/>
          </w:tcPr>
          <w:p w14:paraId="4806D540"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1602</w:t>
            </w:r>
          </w:p>
        </w:tc>
        <w:tc>
          <w:tcPr>
            <w:tcW w:w="614" w:type="dxa"/>
            <w:shd w:val="clear" w:color="auto" w:fill="auto"/>
          </w:tcPr>
          <w:p w14:paraId="492FC98C"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4953DCC5"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c>
          <w:tcPr>
            <w:tcW w:w="2428" w:type="dxa"/>
          </w:tcPr>
          <w:p w14:paraId="12F91632" w14:textId="271DB698"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31401323@stu.zucc.edu.cn</w:t>
            </w:r>
          </w:p>
        </w:tc>
        <w:tc>
          <w:tcPr>
            <w:tcW w:w="1634" w:type="dxa"/>
          </w:tcPr>
          <w:p w14:paraId="41B0928C" w14:textId="5F2CFDF0"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z310302682</w:t>
            </w:r>
          </w:p>
        </w:tc>
        <w:tc>
          <w:tcPr>
            <w:tcW w:w="1559" w:type="dxa"/>
          </w:tcPr>
          <w:p w14:paraId="591DB040" w14:textId="3FBE5A38" w:rsidR="00774AE5"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10602686</w:t>
            </w:r>
          </w:p>
        </w:tc>
      </w:tr>
      <w:tr w:rsidR="00774AE5" w:rsidRPr="00DC256C" w14:paraId="6A36810E" w14:textId="62FF711F" w:rsidTr="00774AE5">
        <w:trPr>
          <w:trHeight w:val="636"/>
        </w:trPr>
        <w:tc>
          <w:tcPr>
            <w:tcW w:w="827" w:type="dxa"/>
            <w:shd w:val="clear" w:color="auto" w:fill="auto"/>
          </w:tcPr>
          <w:p w14:paraId="653796EF"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张琪</w:t>
            </w:r>
          </w:p>
        </w:tc>
        <w:tc>
          <w:tcPr>
            <w:tcW w:w="973" w:type="dxa"/>
            <w:shd w:val="clear" w:color="auto" w:fill="auto"/>
          </w:tcPr>
          <w:p w14:paraId="20A62C69"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2028CF7"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56E6AAE2"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c>
          <w:tcPr>
            <w:tcW w:w="2428" w:type="dxa"/>
          </w:tcPr>
          <w:p w14:paraId="28FE30CF" w14:textId="0493DB67"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31601384@stu.zucc.edu.cn</w:t>
            </w:r>
          </w:p>
        </w:tc>
        <w:tc>
          <w:tcPr>
            <w:tcW w:w="1634" w:type="dxa"/>
          </w:tcPr>
          <w:p w14:paraId="58875402" w14:textId="1DC2A84E" w:rsidR="00774AE5" w:rsidRPr="00443840" w:rsidRDefault="00774AE5" w:rsidP="002B7085">
            <w:pPr>
              <w:rPr>
                <w:rFonts w:ascii="Times New Roman" w:hAnsi="Times New Roman"/>
                <w:kern w:val="0"/>
                <w:sz w:val="20"/>
                <w:szCs w:val="20"/>
              </w:rPr>
            </w:pPr>
            <w:r>
              <w:rPr>
                <w:rFonts w:ascii="Times New Roman" w:hAnsi="Times New Roman" w:hint="eastAsia"/>
                <w:kern w:val="0"/>
                <w:sz w:val="20"/>
                <w:szCs w:val="20"/>
              </w:rPr>
              <w:t>X</w:t>
            </w:r>
            <w:r>
              <w:rPr>
                <w:rFonts w:ascii="Times New Roman" w:hAnsi="Times New Roman"/>
                <w:kern w:val="0"/>
                <w:sz w:val="20"/>
                <w:szCs w:val="20"/>
              </w:rPr>
              <w:t>YQQ-9703</w:t>
            </w:r>
          </w:p>
        </w:tc>
        <w:tc>
          <w:tcPr>
            <w:tcW w:w="1559" w:type="dxa"/>
          </w:tcPr>
          <w:p w14:paraId="7CA3A559" w14:textId="4C783337" w:rsidR="00774AE5"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056402665</w:t>
            </w:r>
          </w:p>
        </w:tc>
      </w:tr>
      <w:bookmarkEnd w:id="10"/>
    </w:tbl>
    <w:p w14:paraId="6A75F14C" w14:textId="77777777" w:rsidR="00A01B50" w:rsidRPr="00D64C98" w:rsidRDefault="00A01B50" w:rsidP="00A01B50"/>
    <w:p w14:paraId="6E738ED8" w14:textId="10A5A627" w:rsidR="00AF79DD" w:rsidRDefault="00496A92" w:rsidP="00496A92">
      <w:pPr>
        <w:pStyle w:val="2"/>
        <w:ind w:firstLine="420"/>
      </w:pPr>
      <w:bookmarkStart w:id="11" w:name="_Toc531382720"/>
      <w:r>
        <w:rPr>
          <w:rFonts w:hint="eastAsia"/>
        </w:rPr>
        <w:t>2.3</w:t>
      </w:r>
      <w:r>
        <w:rPr>
          <w:rFonts w:hint="eastAsia"/>
        </w:rPr>
        <w:t>产品</w:t>
      </w:r>
      <w:bookmarkEnd w:id="11"/>
    </w:p>
    <w:p w14:paraId="3DE3CE8E" w14:textId="68B80AA1" w:rsidR="00496A92" w:rsidRDefault="00496A92" w:rsidP="00EF1CC8">
      <w:pPr>
        <w:pStyle w:val="3"/>
      </w:pPr>
      <w:r>
        <w:tab/>
      </w:r>
      <w:r>
        <w:tab/>
      </w:r>
      <w:bookmarkStart w:id="12" w:name="_Toc531382721"/>
      <w:r w:rsidRPr="00496A92">
        <w:rPr>
          <w:rFonts w:hint="eastAsia"/>
        </w:rPr>
        <w:t>2.3.1</w:t>
      </w:r>
      <w:r w:rsidR="00C35922">
        <w:rPr>
          <w:rFonts w:hint="eastAsia"/>
        </w:rPr>
        <w:t>移交产品</w:t>
      </w:r>
      <w:bookmarkEnd w:id="12"/>
    </w:p>
    <w:p w14:paraId="777CBF17" w14:textId="569CDE6E" w:rsidR="00C35922" w:rsidRDefault="00C35922" w:rsidP="00C35922">
      <w:r>
        <w:tab/>
      </w:r>
      <w:r>
        <w:t>《可行性分析》</w:t>
      </w:r>
    </w:p>
    <w:p w14:paraId="5B0DF7C1" w14:textId="77420843" w:rsidR="00C35922" w:rsidRDefault="00C35922" w:rsidP="00C35922">
      <w:r>
        <w:tab/>
      </w:r>
      <w:r>
        <w:t>《项目章程》</w:t>
      </w:r>
    </w:p>
    <w:p w14:paraId="3B43EF79" w14:textId="2785A624" w:rsidR="00C35922" w:rsidRDefault="00C35922" w:rsidP="00C35922">
      <w:r>
        <w:tab/>
      </w:r>
      <w:r>
        <w:t>《项目计划》</w:t>
      </w:r>
    </w:p>
    <w:p w14:paraId="4D438BDE" w14:textId="04CDD73F" w:rsidR="00C35922" w:rsidRDefault="00C35922" w:rsidP="00C35922">
      <w:r>
        <w:tab/>
      </w:r>
      <w:r>
        <w:t>《需求工程计划》</w:t>
      </w:r>
    </w:p>
    <w:p w14:paraId="67C744FB" w14:textId="3D5C68C0" w:rsidR="00C35922" w:rsidRDefault="00C35922" w:rsidP="00C35922">
      <w:r>
        <w:tab/>
      </w:r>
      <w:r>
        <w:t>《愿景与范围》</w:t>
      </w:r>
    </w:p>
    <w:p w14:paraId="1D2B64E5" w14:textId="4E33F0FE" w:rsidR="00C35922" w:rsidRDefault="00C35922" w:rsidP="00C35922">
      <w:r>
        <w:tab/>
      </w:r>
      <w:r>
        <w:t>《用户群分类》</w:t>
      </w:r>
    </w:p>
    <w:p w14:paraId="39B12FEB" w14:textId="7B3369EA" w:rsidR="00C35922" w:rsidRDefault="00C35922" w:rsidP="00C35922">
      <w:r>
        <w:tab/>
      </w:r>
      <w:r>
        <w:t>《需求优先级》</w:t>
      </w:r>
    </w:p>
    <w:p w14:paraId="7E733A67" w14:textId="5DE220DC" w:rsidR="00C35922" w:rsidRDefault="00C35922" w:rsidP="00C35922">
      <w:r>
        <w:tab/>
      </w:r>
      <w:r>
        <w:t>《用例描述》</w:t>
      </w:r>
    </w:p>
    <w:p w14:paraId="47138E29" w14:textId="6EA50189" w:rsidR="00C35922" w:rsidRDefault="00C35922" w:rsidP="00C35922">
      <w:r>
        <w:tab/>
      </w:r>
      <w:r>
        <w:t>《测试用例》</w:t>
      </w:r>
    </w:p>
    <w:p w14:paraId="4B38C4AD" w14:textId="15ABFB2E" w:rsidR="00C35922" w:rsidRDefault="00C35922" w:rsidP="00C35922">
      <w:r>
        <w:tab/>
      </w:r>
      <w:r>
        <w:t>《用户手册》</w:t>
      </w:r>
    </w:p>
    <w:p w14:paraId="01CFD188" w14:textId="5CD293EB" w:rsidR="00C35922" w:rsidRDefault="00C35922" w:rsidP="00C35922">
      <w:r>
        <w:tab/>
      </w:r>
      <w:r>
        <w:t>《需求规格说明书》</w:t>
      </w:r>
    </w:p>
    <w:p w14:paraId="1581882C" w14:textId="3A3CA238" w:rsidR="00C35922" w:rsidRDefault="00C35922" w:rsidP="00C35922">
      <w:r>
        <w:tab/>
      </w:r>
      <w:r>
        <w:t>《需求变更控制》</w:t>
      </w:r>
    </w:p>
    <w:p w14:paraId="432800CE" w14:textId="111428C1" w:rsidR="00C35922" w:rsidRDefault="00C35922" w:rsidP="00C35922">
      <w:r>
        <w:tab/>
      </w:r>
      <w:r>
        <w:t>《项目总结报告》</w:t>
      </w:r>
    </w:p>
    <w:p w14:paraId="4747110C" w14:textId="4FB4AE55" w:rsidR="00C35922" w:rsidRDefault="00C35922" w:rsidP="00EF1CC8">
      <w:pPr>
        <w:pStyle w:val="3"/>
      </w:pPr>
      <w:r>
        <w:tab/>
      </w:r>
      <w:r>
        <w:tab/>
      </w:r>
      <w:bookmarkStart w:id="13" w:name="_Toc531382722"/>
      <w:r w:rsidRPr="00496A92">
        <w:rPr>
          <w:rFonts w:hint="eastAsia"/>
        </w:rPr>
        <w:t>2.3.</w:t>
      </w:r>
      <w:r>
        <w:t>2</w:t>
      </w:r>
      <w:r>
        <w:rPr>
          <w:rFonts w:hint="eastAsia"/>
        </w:rPr>
        <w:t>非移交产品</w:t>
      </w:r>
      <w:bookmarkEnd w:id="13"/>
    </w:p>
    <w:p w14:paraId="6190D542" w14:textId="4AF8C1BC" w:rsidR="00C35922" w:rsidRDefault="00C35922" w:rsidP="00C35922">
      <w:r>
        <w:tab/>
      </w:r>
      <w:r>
        <w:t>《会议记录》</w:t>
      </w:r>
    </w:p>
    <w:p w14:paraId="442D1918" w14:textId="3D37C160" w:rsidR="00C35922" w:rsidRPr="00C35922" w:rsidRDefault="00C35922" w:rsidP="00C35922">
      <w:r>
        <w:tab/>
      </w:r>
      <w:r>
        <w:t>《需求变更申请文档》</w:t>
      </w:r>
    </w:p>
    <w:p w14:paraId="3CB1A570" w14:textId="61652332" w:rsidR="00A903EB" w:rsidRDefault="0003767E" w:rsidP="0003767E">
      <w:pPr>
        <w:pStyle w:val="2"/>
        <w:ind w:firstLine="420"/>
      </w:pPr>
      <w:bookmarkStart w:id="14" w:name="_Toc531382723"/>
      <w:r>
        <w:rPr>
          <w:rFonts w:hint="eastAsia"/>
        </w:rPr>
        <w:t>2.4</w:t>
      </w:r>
      <w:r>
        <w:rPr>
          <w:rFonts w:hint="eastAsia"/>
        </w:rPr>
        <w:t>验收标准</w:t>
      </w:r>
      <w:bookmarkEnd w:id="14"/>
    </w:p>
    <w:p w14:paraId="174DA707" w14:textId="0E625E4D" w:rsidR="0003767E" w:rsidRDefault="0003767E" w:rsidP="0003767E">
      <w:pPr>
        <w:ind w:left="420"/>
      </w:pPr>
      <w:r>
        <w:t>需求工程计划</w:t>
      </w:r>
      <w:r>
        <w:rPr>
          <w:rFonts w:hint="eastAsia"/>
        </w:rPr>
        <w:t>PPT</w:t>
      </w:r>
      <w:r>
        <w:rPr>
          <w:rFonts w:hint="eastAsia"/>
        </w:rPr>
        <w:t>及文档通过审核，进入下一</w:t>
      </w:r>
      <w:r w:rsidR="00C15550">
        <w:rPr>
          <w:rFonts w:hint="eastAsia"/>
        </w:rPr>
        <w:t>步</w:t>
      </w:r>
      <w:proofErr w:type="gramStart"/>
      <w:r w:rsidR="00C15550">
        <w:rPr>
          <w:rFonts w:hint="eastAsia"/>
        </w:rPr>
        <w:t>骤</w:t>
      </w:r>
      <w:proofErr w:type="gramEnd"/>
      <w:r>
        <w:rPr>
          <w:rFonts w:hint="eastAsia"/>
        </w:rPr>
        <w:t>获取客户需求。</w:t>
      </w:r>
    </w:p>
    <w:p w14:paraId="32C173DA" w14:textId="0FEF922C" w:rsidR="006743BB" w:rsidRDefault="006743BB" w:rsidP="006743BB">
      <w:pPr>
        <w:pStyle w:val="2"/>
        <w:ind w:firstLine="420"/>
      </w:pPr>
      <w:bookmarkStart w:id="15" w:name="_Toc531382724"/>
      <w:r>
        <w:rPr>
          <w:rFonts w:hint="eastAsia"/>
        </w:rPr>
        <w:t>2</w:t>
      </w:r>
      <w:r>
        <w:t xml:space="preserve">.5 </w:t>
      </w:r>
      <w:r>
        <w:rPr>
          <w:rFonts w:hint="eastAsia"/>
        </w:rPr>
        <w:t>最后交付期限</w:t>
      </w:r>
      <w:bookmarkEnd w:id="15"/>
    </w:p>
    <w:p w14:paraId="74C76D22" w14:textId="0E9183B6" w:rsidR="006743BB" w:rsidRPr="006743BB" w:rsidRDefault="006743BB" w:rsidP="006743BB">
      <w:pPr>
        <w:rPr>
          <w:sz w:val="24"/>
        </w:rPr>
      </w:pPr>
      <w:r>
        <w:rPr>
          <w:sz w:val="24"/>
        </w:rPr>
        <w:t xml:space="preserve">  </w:t>
      </w:r>
      <w:r w:rsidR="00D64C98">
        <w:rPr>
          <w:sz w:val="24"/>
        </w:rPr>
        <w:t xml:space="preserve"> </w:t>
      </w:r>
      <w:r>
        <w:rPr>
          <w:rFonts w:hint="eastAsia"/>
          <w:sz w:val="24"/>
        </w:rPr>
        <w:t>本学期末，期间每个阶段伴有评审。</w:t>
      </w:r>
    </w:p>
    <w:p w14:paraId="000412E7" w14:textId="07D2CB2C" w:rsidR="0003767E" w:rsidRDefault="0003767E" w:rsidP="0003767E">
      <w:pPr>
        <w:pStyle w:val="1"/>
      </w:pPr>
      <w:bookmarkStart w:id="16" w:name="_Toc531382725"/>
      <w:r>
        <w:rPr>
          <w:rFonts w:hint="eastAsia"/>
        </w:rPr>
        <w:t>3.</w:t>
      </w:r>
      <w:r w:rsidR="006743BB">
        <w:rPr>
          <w:rFonts w:hint="eastAsia"/>
        </w:rPr>
        <w:t>项目组织</w:t>
      </w:r>
      <w:bookmarkEnd w:id="16"/>
    </w:p>
    <w:p w14:paraId="06E3D00F" w14:textId="3F9BAA19" w:rsidR="00C35258" w:rsidRDefault="0003767E" w:rsidP="00C35258">
      <w:pPr>
        <w:pStyle w:val="2"/>
      </w:pPr>
      <w:r>
        <w:tab/>
      </w:r>
      <w:bookmarkStart w:id="17" w:name="_Toc531382726"/>
      <w:r>
        <w:rPr>
          <w:rFonts w:hint="eastAsia"/>
        </w:rPr>
        <w:t>3.1</w:t>
      </w:r>
      <w:r>
        <w:rPr>
          <w:rFonts w:hint="eastAsia"/>
        </w:rPr>
        <w:t>组织结构分解</w:t>
      </w:r>
      <w:bookmarkEnd w:id="17"/>
    </w:p>
    <w:p w14:paraId="06B36C82" w14:textId="25AB67AD" w:rsidR="00A1441A" w:rsidRDefault="00C35922" w:rsidP="00A50D66">
      <w:pPr>
        <w:rPr>
          <w:noProof/>
        </w:rPr>
      </w:pPr>
      <w:r>
        <w:rPr>
          <w:rFonts w:hint="eastAsia"/>
          <w:noProof/>
        </w:rPr>
        <w:drawing>
          <wp:inline distT="0" distB="0" distL="114300" distR="114300" wp14:anchorId="3BB5240D" wp14:editId="2F34D626">
            <wp:extent cx="5273040" cy="2465705"/>
            <wp:effectExtent l="0" t="0" r="0" b="3175"/>
            <wp:docPr id="10" name="图片 10" descr="搜狗截图2018112512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搜狗截图20181125120644"/>
                    <pic:cNvPicPr>
                      <a:picLocks noChangeAspect="1"/>
                    </pic:cNvPicPr>
                  </pic:nvPicPr>
                  <pic:blipFill>
                    <a:blip r:embed="rId10"/>
                    <a:stretch>
                      <a:fillRect/>
                    </a:stretch>
                  </pic:blipFill>
                  <pic:spPr>
                    <a:xfrm>
                      <a:off x="0" y="0"/>
                      <a:ext cx="5273040" cy="2465705"/>
                    </a:xfrm>
                    <a:prstGeom prst="rect">
                      <a:avLst/>
                    </a:prstGeom>
                  </pic:spPr>
                </pic:pic>
              </a:graphicData>
            </a:graphic>
          </wp:inline>
        </w:drawing>
      </w:r>
    </w:p>
    <w:p w14:paraId="7E563366" w14:textId="62B0CE9C" w:rsidR="0003767E" w:rsidRDefault="0003767E" w:rsidP="0003767E">
      <w:pPr>
        <w:pStyle w:val="2"/>
      </w:pPr>
      <w:r>
        <w:tab/>
      </w:r>
      <w:bookmarkStart w:id="18" w:name="_Toc531382727"/>
      <w:r>
        <w:rPr>
          <w:rFonts w:hint="eastAsia"/>
        </w:rPr>
        <w:t>3.2</w:t>
      </w:r>
      <w:r>
        <w:rPr>
          <w:rFonts w:hint="eastAsia"/>
        </w:rPr>
        <w:t>工作任务的分解</w:t>
      </w:r>
      <w:bookmarkEnd w:id="18"/>
    </w:p>
    <w:p w14:paraId="4B675840" w14:textId="2A81A2C9" w:rsidR="00C35922" w:rsidRDefault="00C35922" w:rsidP="00D64C98">
      <w:pPr>
        <w:rPr>
          <w:noProof/>
        </w:rPr>
      </w:pPr>
      <w:r>
        <w:rPr>
          <w:noProof/>
        </w:rPr>
        <w:t>详见：软件工程系列教学辅助网站需求工程计划</w:t>
      </w:r>
      <w:r>
        <w:rPr>
          <w:noProof/>
        </w:rPr>
        <w:t>wbs</w:t>
      </w:r>
      <w:r>
        <w:rPr>
          <w:noProof/>
        </w:rPr>
        <w:t>表</w:t>
      </w:r>
      <w:r>
        <w:rPr>
          <w:rFonts w:hint="eastAsia"/>
          <w:noProof/>
        </w:rPr>
        <w:t>.</w:t>
      </w:r>
      <w:r>
        <w:rPr>
          <w:noProof/>
        </w:rPr>
        <w:t>xlsx</w:t>
      </w:r>
    </w:p>
    <w:p w14:paraId="14C2D806" w14:textId="14DA294A" w:rsidR="007C29A0" w:rsidRDefault="00C35922" w:rsidP="00D64C98">
      <w:r>
        <w:rPr>
          <w:noProof/>
        </w:rPr>
        <w:drawing>
          <wp:inline distT="0" distB="0" distL="0" distR="0" wp14:anchorId="4E9A85E9" wp14:editId="188B33F6">
            <wp:extent cx="6111240" cy="2662573"/>
            <wp:effectExtent l="0" t="0" r="381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5" t="23630" r="30508" b="22431"/>
                    <a:stretch/>
                  </pic:blipFill>
                  <pic:spPr bwMode="auto">
                    <a:xfrm>
                      <a:off x="0" y="0"/>
                      <a:ext cx="6132026" cy="2671629"/>
                    </a:xfrm>
                    <a:prstGeom prst="rect">
                      <a:avLst/>
                    </a:prstGeom>
                    <a:ln>
                      <a:noFill/>
                    </a:ln>
                    <a:extLst>
                      <a:ext uri="{53640926-AAD7-44D8-BBD7-CCE9431645EC}">
                        <a14:shadowObscured xmlns:a14="http://schemas.microsoft.com/office/drawing/2010/main"/>
                      </a:ext>
                    </a:extLst>
                  </pic:spPr>
                </pic:pic>
              </a:graphicData>
            </a:graphic>
          </wp:inline>
        </w:drawing>
      </w:r>
      <w:r w:rsidR="007C29A0">
        <w:fldChar w:fldCharType="begin"/>
      </w:r>
      <w:r w:rsidR="007C29A0">
        <w:instrText xml:space="preserve"> LINK </w:instrText>
      </w:r>
      <w:r w:rsidR="00303C07">
        <w:instrText>Excel.Sheet.12</w:instrText>
      </w:r>
      <w:r w:rsidR="00303C07">
        <w:rPr>
          <w:rFonts w:hint="eastAsia"/>
        </w:rPr>
        <w:instrText xml:space="preserve"> D:\\PRD2018\\</w:instrText>
      </w:r>
      <w:r w:rsidR="00303C07">
        <w:rPr>
          <w:rFonts w:hint="eastAsia"/>
        </w:rPr>
        <w:instrText>非受控文档</w:instrText>
      </w:r>
      <w:r w:rsidR="00303C07">
        <w:rPr>
          <w:rFonts w:hint="eastAsia"/>
        </w:rPr>
        <w:instrText>\\</w:instrText>
      </w:r>
      <w:r w:rsidR="00303C07">
        <w:rPr>
          <w:rFonts w:hint="eastAsia"/>
        </w:rPr>
        <w:instrText>过程文档</w:instrText>
      </w:r>
      <w:r w:rsidR="00303C07">
        <w:rPr>
          <w:rFonts w:hint="eastAsia"/>
        </w:rPr>
        <w:instrText>\\</w:instrText>
      </w:r>
      <w:r w:rsidR="00303C07">
        <w:rPr>
          <w:rFonts w:hint="eastAsia"/>
        </w:rPr>
        <w:instrText>图</w:instrText>
      </w:r>
      <w:r w:rsidR="00303C07">
        <w:rPr>
          <w:rFonts w:hint="eastAsia"/>
        </w:rPr>
        <w:instrText>\\</w:instrText>
      </w:r>
      <w:r w:rsidR="00303C07">
        <w:rPr>
          <w:rFonts w:hint="eastAsia"/>
        </w:rPr>
        <w:instrText>工作任务的分解</w:instrText>
      </w:r>
      <w:r w:rsidR="00303C07">
        <w:rPr>
          <w:rFonts w:hint="eastAsia"/>
        </w:rPr>
        <w:instrText>.xlsx</w:instrText>
      </w:r>
      <w:r w:rsidR="00303C07">
        <w:instrText xml:space="preserve"> Sheet1!R1C1:R62C3 </w:instrText>
      </w:r>
      <w:r w:rsidR="007C29A0">
        <w:instrText xml:space="preserve">\a \f 5 \h  \* MERGEFORMAT </w:instrText>
      </w:r>
      <w:r w:rsidR="007C29A0">
        <w:fldChar w:fldCharType="separate"/>
      </w:r>
    </w:p>
    <w:p w14:paraId="344F980A" w14:textId="36479A4E" w:rsidR="004D3B99" w:rsidRDefault="007C29A0" w:rsidP="007430DD">
      <w:pPr>
        <w:pStyle w:val="2"/>
        <w:ind w:firstLine="420"/>
      </w:pPr>
      <w:r>
        <w:fldChar w:fldCharType="end"/>
      </w:r>
      <w:bookmarkStart w:id="19" w:name="_Toc531382728"/>
      <w:r w:rsidR="007430DD">
        <w:t xml:space="preserve">3.3 </w:t>
      </w:r>
      <w:r w:rsidR="007430DD">
        <w:rPr>
          <w:rFonts w:hint="eastAsia"/>
        </w:rPr>
        <w:t>接口人员</w:t>
      </w:r>
      <w:bookmarkEnd w:id="19"/>
    </w:p>
    <w:tbl>
      <w:tblPr>
        <w:tblStyle w:val="1-1"/>
        <w:tblW w:w="0" w:type="auto"/>
        <w:tblLook w:val="04A0" w:firstRow="1" w:lastRow="0" w:firstColumn="1" w:lastColumn="0" w:noHBand="0" w:noVBand="1"/>
      </w:tblPr>
      <w:tblGrid>
        <w:gridCol w:w="2074"/>
        <w:gridCol w:w="2074"/>
        <w:gridCol w:w="2074"/>
        <w:gridCol w:w="2074"/>
      </w:tblGrid>
      <w:tr w:rsidR="007430DD" w14:paraId="2E548AF5" w14:textId="77777777" w:rsidTr="007430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2E7D428A" w14:textId="0B0BC9F8" w:rsidR="007430DD" w:rsidRDefault="007430DD" w:rsidP="007430DD">
            <w:r>
              <w:rPr>
                <w:rFonts w:hint="eastAsia"/>
              </w:rPr>
              <w:t>姓名</w:t>
            </w:r>
          </w:p>
        </w:tc>
        <w:tc>
          <w:tcPr>
            <w:tcW w:w="2074" w:type="dxa"/>
          </w:tcPr>
          <w:p w14:paraId="166E6966" w14:textId="760CA838" w:rsidR="007430DD" w:rsidRDefault="007430DD" w:rsidP="007430DD">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2074" w:type="dxa"/>
          </w:tcPr>
          <w:p w14:paraId="24CE298D" w14:textId="57D1C16B" w:rsidR="007430DD" w:rsidRDefault="007430DD" w:rsidP="007430DD">
            <w:pPr>
              <w:cnfStyle w:val="100000000000" w:firstRow="1" w:lastRow="0" w:firstColumn="0" w:lastColumn="0" w:oddVBand="0" w:evenVBand="0" w:oddHBand="0" w:evenHBand="0" w:firstRowFirstColumn="0" w:firstRowLastColumn="0" w:lastRowFirstColumn="0" w:lastRowLastColumn="0"/>
            </w:pPr>
            <w:r>
              <w:rPr>
                <w:rFonts w:hint="eastAsia"/>
              </w:rPr>
              <w:t>地址</w:t>
            </w:r>
          </w:p>
        </w:tc>
        <w:tc>
          <w:tcPr>
            <w:tcW w:w="2074" w:type="dxa"/>
          </w:tcPr>
          <w:p w14:paraId="141CC23E" w14:textId="600D5AD2" w:rsidR="007430DD" w:rsidRDefault="007430DD" w:rsidP="007430DD">
            <w:pPr>
              <w:cnfStyle w:val="100000000000" w:firstRow="1" w:lastRow="0" w:firstColumn="0" w:lastColumn="0" w:oddVBand="0" w:evenVBand="0" w:oddHBand="0" w:evenHBand="0" w:firstRowFirstColumn="0" w:firstRowLastColumn="0" w:lastRowFirstColumn="0" w:lastRowLastColumn="0"/>
            </w:pPr>
            <w:r>
              <w:rPr>
                <w:rFonts w:hint="eastAsia"/>
              </w:rPr>
              <w:t>接口联系人</w:t>
            </w:r>
          </w:p>
        </w:tc>
      </w:tr>
      <w:tr w:rsidR="007430DD" w14:paraId="434C001E" w14:textId="77777777" w:rsidTr="007430DD">
        <w:tc>
          <w:tcPr>
            <w:cnfStyle w:val="001000000000" w:firstRow="0" w:lastRow="0" w:firstColumn="1" w:lastColumn="0" w:oddVBand="0" w:evenVBand="0" w:oddHBand="0" w:evenHBand="0" w:firstRowFirstColumn="0" w:firstRowLastColumn="0" w:lastRowFirstColumn="0" w:lastRowLastColumn="0"/>
            <w:tcW w:w="2074" w:type="dxa"/>
          </w:tcPr>
          <w:p w14:paraId="7C63A8F3" w14:textId="5E4FE45E" w:rsidR="007430DD" w:rsidRDefault="007430DD" w:rsidP="007430DD">
            <w:r>
              <w:rPr>
                <w:rFonts w:hint="eastAsia"/>
              </w:rPr>
              <w:t>杨</w:t>
            </w:r>
            <w:proofErr w:type="gramStart"/>
            <w:r>
              <w:rPr>
                <w:rFonts w:hint="eastAsia"/>
              </w:rPr>
              <w:t>枨</w:t>
            </w:r>
            <w:proofErr w:type="gramEnd"/>
          </w:p>
        </w:tc>
        <w:tc>
          <w:tcPr>
            <w:tcW w:w="2074" w:type="dxa"/>
          </w:tcPr>
          <w:p w14:paraId="16556B37" w14:textId="7C7B0244" w:rsidR="007430DD" w:rsidRDefault="007430DD" w:rsidP="007430DD">
            <w:pPr>
              <w:cnfStyle w:val="000000000000" w:firstRow="0" w:lastRow="0" w:firstColumn="0" w:lastColumn="0" w:oddVBand="0" w:evenVBand="0" w:oddHBand="0" w:evenHBand="0" w:firstRowFirstColumn="0" w:firstRowLastColumn="0" w:lastRowFirstColumn="0" w:lastRowLastColumn="0"/>
            </w:pPr>
            <w:r>
              <w:rPr>
                <w:rFonts w:asciiTheme="minorEastAsia" w:hAnsiTheme="minorEastAsia"/>
                <w:sz w:val="20"/>
                <w:szCs w:val="20"/>
              </w:rPr>
              <w:t>yangc@zucc.edu.cn</w:t>
            </w:r>
          </w:p>
        </w:tc>
        <w:tc>
          <w:tcPr>
            <w:tcW w:w="2074" w:type="dxa"/>
          </w:tcPr>
          <w:p w14:paraId="65FED70C" w14:textId="0765C3CE" w:rsidR="007430DD" w:rsidRDefault="007430DD" w:rsidP="007430DD">
            <w:pPr>
              <w:cnfStyle w:val="000000000000" w:firstRow="0" w:lastRow="0" w:firstColumn="0" w:lastColumn="0" w:oddVBand="0" w:evenVBand="0" w:oddHBand="0" w:evenHBand="0" w:firstRowFirstColumn="0" w:firstRowLastColumn="0" w:lastRowFirstColumn="0" w:lastRowLastColumn="0"/>
            </w:pPr>
            <w:r>
              <w:rPr>
                <w:rFonts w:hint="eastAsia"/>
              </w:rPr>
              <w:t>理</w:t>
            </w:r>
            <w:r>
              <w:rPr>
                <w:rFonts w:hint="eastAsia"/>
              </w:rPr>
              <w:t>4-</w:t>
            </w:r>
            <w:r>
              <w:t>504</w:t>
            </w:r>
          </w:p>
        </w:tc>
        <w:tc>
          <w:tcPr>
            <w:tcW w:w="2074" w:type="dxa"/>
          </w:tcPr>
          <w:p w14:paraId="7C8CDECB" w14:textId="7B62016D" w:rsidR="007430DD" w:rsidRDefault="007430DD" w:rsidP="007430DD">
            <w:pPr>
              <w:cnfStyle w:val="000000000000" w:firstRow="0" w:lastRow="0" w:firstColumn="0" w:lastColumn="0" w:oddVBand="0" w:evenVBand="0" w:oddHBand="0" w:evenHBand="0" w:firstRowFirstColumn="0" w:firstRowLastColumn="0" w:lastRowFirstColumn="0" w:lastRowLastColumn="0"/>
            </w:pPr>
            <w:r>
              <w:rPr>
                <w:rFonts w:hint="eastAsia"/>
              </w:rPr>
              <w:t>陈妍蓝</w:t>
            </w:r>
          </w:p>
        </w:tc>
      </w:tr>
      <w:tr w:rsidR="007430DD" w14:paraId="25B28A7A" w14:textId="77777777" w:rsidTr="007430DD">
        <w:tc>
          <w:tcPr>
            <w:cnfStyle w:val="001000000000" w:firstRow="0" w:lastRow="0" w:firstColumn="1" w:lastColumn="0" w:oddVBand="0" w:evenVBand="0" w:oddHBand="0" w:evenHBand="0" w:firstRowFirstColumn="0" w:firstRowLastColumn="0" w:lastRowFirstColumn="0" w:lastRowLastColumn="0"/>
            <w:tcW w:w="2074" w:type="dxa"/>
          </w:tcPr>
          <w:p w14:paraId="55AD47CD" w14:textId="39F8C99C" w:rsidR="007430DD" w:rsidRDefault="007430DD" w:rsidP="007430DD">
            <w:r>
              <w:rPr>
                <w:rFonts w:hint="eastAsia"/>
              </w:rPr>
              <w:t>侯宏仑</w:t>
            </w:r>
          </w:p>
        </w:tc>
        <w:tc>
          <w:tcPr>
            <w:tcW w:w="2074" w:type="dxa"/>
          </w:tcPr>
          <w:p w14:paraId="73A8798F" w14:textId="6FB66366" w:rsidR="007430DD" w:rsidRDefault="007430DD" w:rsidP="007430DD">
            <w:pPr>
              <w:cnfStyle w:val="000000000000" w:firstRow="0" w:lastRow="0" w:firstColumn="0" w:lastColumn="0" w:oddVBand="0" w:evenVBand="0" w:oddHBand="0" w:evenHBand="0" w:firstRowFirstColumn="0" w:firstRowLastColumn="0" w:lastRowFirstColumn="0" w:lastRowLastColumn="0"/>
            </w:pPr>
            <w:r>
              <w:t>ubilabs@zucc.edu.cn</w:t>
            </w:r>
          </w:p>
        </w:tc>
        <w:tc>
          <w:tcPr>
            <w:tcW w:w="2074" w:type="dxa"/>
          </w:tcPr>
          <w:p w14:paraId="214C46FB" w14:textId="60C8166B" w:rsidR="007430DD" w:rsidRDefault="007430DD" w:rsidP="007430DD">
            <w:pPr>
              <w:cnfStyle w:val="000000000000" w:firstRow="0" w:lastRow="0" w:firstColumn="0" w:lastColumn="0" w:oddVBand="0" w:evenVBand="0" w:oddHBand="0" w:evenHBand="0" w:firstRowFirstColumn="0" w:firstRowLastColumn="0" w:lastRowFirstColumn="0" w:lastRowLastColumn="0"/>
            </w:pPr>
            <w:r>
              <w:rPr>
                <w:rFonts w:hint="eastAsia"/>
              </w:rPr>
              <w:t>理</w:t>
            </w:r>
            <w:r>
              <w:rPr>
                <w:rFonts w:hint="eastAsia"/>
              </w:rPr>
              <w:t>4</w:t>
            </w:r>
            <w:r>
              <w:t>-501</w:t>
            </w:r>
          </w:p>
        </w:tc>
        <w:tc>
          <w:tcPr>
            <w:tcW w:w="2074" w:type="dxa"/>
          </w:tcPr>
          <w:p w14:paraId="064BD18C" w14:textId="79DDBC50" w:rsidR="007430DD" w:rsidRDefault="007430DD" w:rsidP="007430DD">
            <w:pPr>
              <w:cnfStyle w:val="000000000000" w:firstRow="0" w:lastRow="0" w:firstColumn="0" w:lastColumn="0" w:oddVBand="0" w:evenVBand="0" w:oddHBand="0" w:evenHBand="0" w:firstRowFirstColumn="0" w:firstRowLastColumn="0" w:lastRowFirstColumn="0" w:lastRowLastColumn="0"/>
            </w:pPr>
            <w:r>
              <w:rPr>
                <w:rFonts w:hint="eastAsia"/>
              </w:rPr>
              <w:t>陈妍蓝</w:t>
            </w:r>
          </w:p>
        </w:tc>
      </w:tr>
    </w:tbl>
    <w:p w14:paraId="04EB43C0" w14:textId="179AB7B2" w:rsidR="007430DD" w:rsidRDefault="007430DD" w:rsidP="007430DD">
      <w:pPr>
        <w:pStyle w:val="2"/>
        <w:ind w:firstLine="420"/>
      </w:pPr>
      <w:bookmarkStart w:id="20" w:name="_Toc531382729"/>
      <w:r>
        <w:t xml:space="preserve">3.4 </w:t>
      </w:r>
      <w:r>
        <w:rPr>
          <w:rFonts w:hint="eastAsia"/>
        </w:rPr>
        <w:t>进度</w:t>
      </w:r>
      <w:bookmarkEnd w:id="20"/>
    </w:p>
    <w:p w14:paraId="2585DEF7" w14:textId="05F12E30" w:rsidR="007430DD" w:rsidRPr="007430DD" w:rsidRDefault="007430DD" w:rsidP="007430DD">
      <w:r>
        <w:rPr>
          <w:rFonts w:hint="eastAsia"/>
        </w:rPr>
        <w:t>详见</w:t>
      </w:r>
      <w:r>
        <w:rPr>
          <w:rFonts w:hint="eastAsia"/>
        </w:rPr>
        <w:t>P</w:t>
      </w:r>
      <w:r>
        <w:t>RD2018-G18-</w:t>
      </w:r>
      <w:r>
        <w:rPr>
          <w:rFonts w:hint="eastAsia"/>
        </w:rPr>
        <w:t>需求工程计划甘特图</w:t>
      </w:r>
    </w:p>
    <w:p w14:paraId="7E4E4E82" w14:textId="696FC007" w:rsidR="0003767E" w:rsidRDefault="0003767E" w:rsidP="0003767E">
      <w:pPr>
        <w:pStyle w:val="1"/>
      </w:pPr>
      <w:bookmarkStart w:id="21" w:name="_Toc531382730"/>
      <w:r>
        <w:rPr>
          <w:rFonts w:hint="eastAsia"/>
        </w:rPr>
        <w:t>4.</w:t>
      </w:r>
      <w:r>
        <w:rPr>
          <w:rFonts w:hint="eastAsia"/>
        </w:rPr>
        <w:t>范围管理计划</w:t>
      </w:r>
      <w:bookmarkEnd w:id="21"/>
    </w:p>
    <w:p w14:paraId="7F26BC68" w14:textId="3CA3F115" w:rsidR="0003767E" w:rsidRDefault="0003767E" w:rsidP="007E24D2">
      <w:pPr>
        <w:pStyle w:val="2"/>
        <w:ind w:firstLine="420"/>
      </w:pPr>
      <w:bookmarkStart w:id="22" w:name="_Toc531382731"/>
      <w:r>
        <w:rPr>
          <w:rFonts w:hint="eastAsia"/>
        </w:rPr>
        <w:t>4.1</w:t>
      </w:r>
      <w:r>
        <w:rPr>
          <w:rFonts w:hint="eastAsia"/>
        </w:rPr>
        <w:t>第一个</w:t>
      </w:r>
      <w:r w:rsidR="007E6B1B">
        <w:rPr>
          <w:rFonts w:hint="eastAsia"/>
        </w:rPr>
        <w:t>版本</w:t>
      </w:r>
      <w:r>
        <w:rPr>
          <w:rFonts w:hint="eastAsia"/>
        </w:rPr>
        <w:t>的范围</w:t>
      </w:r>
      <w:bookmarkEnd w:id="22"/>
    </w:p>
    <w:p w14:paraId="41C1880C" w14:textId="77777777" w:rsidR="009836C8" w:rsidRDefault="009836C8" w:rsidP="009836C8">
      <w:pPr>
        <w:ind w:firstLine="420"/>
      </w:pPr>
      <w:r>
        <w:rPr>
          <w:rFonts w:hint="eastAsia"/>
        </w:rPr>
        <w:t>网页应该能够被四类用户所使用，学生、教师应该能够参与课程，管理员应该能够管理网页过程，游客则是可以浏览课程的相关信息。</w:t>
      </w:r>
    </w:p>
    <w:p w14:paraId="388CFD1E" w14:textId="527DCFE0" w:rsidR="009836C8" w:rsidRDefault="009836C8" w:rsidP="009836C8">
      <w:pPr>
        <w:ind w:firstLine="420"/>
      </w:pPr>
      <w:r>
        <w:rPr>
          <w:rFonts w:hint="eastAsia"/>
        </w:rPr>
        <w:t>学生用户模块可以完成登录注册、密码找回，参与、退出一门课程，查看课程信息和教师信息，课件、资料下载，问题留言</w:t>
      </w:r>
    </w:p>
    <w:p w14:paraId="13D729B0" w14:textId="154A584B" w:rsidR="009836C8" w:rsidRDefault="009836C8" w:rsidP="009836C8">
      <w:pPr>
        <w:ind w:firstLine="420"/>
      </w:pPr>
      <w:r>
        <w:rPr>
          <w:rFonts w:hint="eastAsia"/>
        </w:rPr>
        <w:t>教师用户模块可以完成登录注册，开始、参与一门课程，教师资料的添加、修改，发布消息，答疑学生的问题</w:t>
      </w:r>
    </w:p>
    <w:p w14:paraId="40670AD9" w14:textId="77777777" w:rsidR="009836C8" w:rsidRDefault="009836C8" w:rsidP="009836C8">
      <w:pPr>
        <w:ind w:firstLine="420"/>
      </w:pPr>
      <w:r>
        <w:rPr>
          <w:rFonts w:hint="eastAsia"/>
        </w:rPr>
        <w:t>游客用户模块可以完成浏览信息，查看相关链接的功能</w:t>
      </w:r>
    </w:p>
    <w:p w14:paraId="4C17EC5D" w14:textId="77777777" w:rsidR="009836C8" w:rsidRPr="00961575" w:rsidRDefault="009836C8" w:rsidP="009836C8">
      <w:pPr>
        <w:ind w:firstLine="420"/>
      </w:pPr>
      <w:r w:rsidRPr="00961575">
        <w:rPr>
          <w:rFonts w:hint="eastAsia"/>
        </w:rPr>
        <w:t>管理员用户模块可以完成登录，更新友情链接，管理维护网站的功能。</w:t>
      </w:r>
    </w:p>
    <w:p w14:paraId="78647AA2" w14:textId="77777777" w:rsidR="009836C8" w:rsidRPr="009836C8" w:rsidRDefault="009836C8" w:rsidP="009836C8"/>
    <w:p w14:paraId="3A8EC167" w14:textId="58C08543" w:rsidR="0003767E" w:rsidRDefault="0003767E" w:rsidP="007E24D2">
      <w:pPr>
        <w:pStyle w:val="2"/>
        <w:ind w:firstLine="420"/>
      </w:pPr>
      <w:bookmarkStart w:id="23" w:name="_Toc531382732"/>
      <w:r>
        <w:rPr>
          <w:rFonts w:hint="eastAsia"/>
        </w:rPr>
        <w:t>4.2</w:t>
      </w:r>
      <w:r>
        <w:rPr>
          <w:rFonts w:hint="eastAsia"/>
        </w:rPr>
        <w:t>后续版本的产品范围</w:t>
      </w:r>
      <w:bookmarkEnd w:id="23"/>
    </w:p>
    <w:p w14:paraId="6CC53DA5" w14:textId="7FAAB20E" w:rsidR="00323AD2" w:rsidRDefault="00323AD2" w:rsidP="00323AD2">
      <w:r>
        <w:rPr>
          <w:rFonts w:hint="eastAsia"/>
        </w:rPr>
        <w:t>学生用户模块可以完成自由讨论交流功能，</w:t>
      </w:r>
      <w:r w:rsidR="005F7E3E">
        <w:rPr>
          <w:rFonts w:hint="eastAsia"/>
        </w:rPr>
        <w:t>学生的个人单独资料上传，下载功能，在线做题功能。</w:t>
      </w:r>
    </w:p>
    <w:p w14:paraId="47E3C35E" w14:textId="2D2F93EB" w:rsidR="005F7E3E" w:rsidRPr="00323AD2" w:rsidRDefault="005F7E3E" w:rsidP="00323AD2">
      <w:r>
        <w:rPr>
          <w:rFonts w:hint="eastAsia"/>
        </w:rPr>
        <w:t>教师用户模块指导各个板块的论坛的功能</w:t>
      </w:r>
    </w:p>
    <w:p w14:paraId="4AD06E60" w14:textId="37CF3F65" w:rsidR="007E24D2" w:rsidRDefault="007E24D2" w:rsidP="007E24D2">
      <w:pPr>
        <w:pStyle w:val="2"/>
        <w:ind w:firstLine="420"/>
      </w:pPr>
      <w:bookmarkStart w:id="24" w:name="_Toc531382733"/>
      <w:r>
        <w:rPr>
          <w:rFonts w:hint="eastAsia"/>
        </w:rPr>
        <w:t>4.3</w:t>
      </w:r>
      <w:r>
        <w:rPr>
          <w:rFonts w:hint="eastAsia"/>
        </w:rPr>
        <w:t>工作的范围</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4884"/>
      </w:tblGrid>
      <w:tr w:rsidR="007E6B1B" w:rsidRPr="00DC256C" w14:paraId="0BD9A96D" w14:textId="77777777" w:rsidTr="00C35258">
        <w:tc>
          <w:tcPr>
            <w:tcW w:w="1658" w:type="dxa"/>
            <w:shd w:val="clear" w:color="auto" w:fill="auto"/>
          </w:tcPr>
          <w:p w14:paraId="6E2BEA61"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开发阶段</w:t>
            </w:r>
          </w:p>
        </w:tc>
        <w:tc>
          <w:tcPr>
            <w:tcW w:w="4884" w:type="dxa"/>
            <w:shd w:val="clear" w:color="auto" w:fill="auto"/>
          </w:tcPr>
          <w:p w14:paraId="25CB85D3"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具体内容</w:t>
            </w:r>
          </w:p>
        </w:tc>
      </w:tr>
      <w:tr w:rsidR="007E6B1B" w:rsidRPr="00DC256C" w14:paraId="3CC4E2A9" w14:textId="77777777" w:rsidTr="00C35258">
        <w:tc>
          <w:tcPr>
            <w:tcW w:w="1658" w:type="dxa"/>
            <w:shd w:val="clear" w:color="auto" w:fill="auto"/>
          </w:tcPr>
          <w:p w14:paraId="38456FC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需求获取</w:t>
            </w:r>
          </w:p>
        </w:tc>
        <w:tc>
          <w:tcPr>
            <w:tcW w:w="4884" w:type="dxa"/>
            <w:shd w:val="clear" w:color="auto" w:fill="auto"/>
          </w:tcPr>
          <w:p w14:paraId="551364F9"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编写项目视图与范围</w:t>
            </w:r>
          </w:p>
          <w:p w14:paraId="641594B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确定需求开发过程</w:t>
            </w:r>
          </w:p>
          <w:p w14:paraId="2AF6749D"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用户群分类</w:t>
            </w:r>
          </w:p>
          <w:p w14:paraId="4BE47FDB"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选择产品代表</w:t>
            </w:r>
          </w:p>
          <w:p w14:paraId="1809BFB7"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建立核心队伍</w:t>
            </w:r>
          </w:p>
          <w:p w14:paraId="490C8A1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确定使用实例</w:t>
            </w:r>
          </w:p>
          <w:p w14:paraId="0119D665"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召开应用程序开发联系会议</w:t>
            </w:r>
          </w:p>
          <w:p w14:paraId="57428BD9"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分析用户工作流程</w:t>
            </w:r>
          </w:p>
          <w:p w14:paraId="2EFBF5A7"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确定质量属性</w:t>
            </w:r>
          </w:p>
          <w:p w14:paraId="130BC33D"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检查问题报告</w:t>
            </w:r>
          </w:p>
          <w:p w14:paraId="1E339AC3" w14:textId="454DBE25"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需求重用</w:t>
            </w:r>
          </w:p>
        </w:tc>
      </w:tr>
      <w:tr w:rsidR="007E6B1B" w:rsidRPr="00DC256C" w14:paraId="314C0D8B" w14:textId="77777777" w:rsidTr="00C35258">
        <w:tc>
          <w:tcPr>
            <w:tcW w:w="1658" w:type="dxa"/>
            <w:shd w:val="clear" w:color="auto" w:fill="auto"/>
          </w:tcPr>
          <w:p w14:paraId="68385398"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需求分析</w:t>
            </w:r>
          </w:p>
        </w:tc>
        <w:tc>
          <w:tcPr>
            <w:tcW w:w="4884" w:type="dxa"/>
            <w:shd w:val="clear" w:color="auto" w:fill="auto"/>
          </w:tcPr>
          <w:p w14:paraId="610A158E"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绘制关联图</w:t>
            </w:r>
          </w:p>
          <w:p w14:paraId="5AE9D6E1"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创建开发原型</w:t>
            </w:r>
          </w:p>
          <w:p w14:paraId="57E55DF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分析可行性</w:t>
            </w:r>
          </w:p>
          <w:p w14:paraId="1552999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确定需求优先级</w:t>
            </w:r>
          </w:p>
          <w:p w14:paraId="1CDBB71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为需求建立模型</w:t>
            </w:r>
          </w:p>
          <w:p w14:paraId="340B906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编写数据字典</w:t>
            </w:r>
          </w:p>
          <w:p w14:paraId="5FA3FDCA" w14:textId="3AB05960"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应用质量功能调配</w:t>
            </w:r>
          </w:p>
        </w:tc>
      </w:tr>
      <w:tr w:rsidR="007E6B1B" w:rsidRPr="00DC256C" w14:paraId="1905ACF8" w14:textId="77777777" w:rsidTr="00C35258">
        <w:tc>
          <w:tcPr>
            <w:tcW w:w="1658" w:type="dxa"/>
            <w:shd w:val="clear" w:color="auto" w:fill="auto"/>
          </w:tcPr>
          <w:p w14:paraId="4DB05B32"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规格说明</w:t>
            </w:r>
          </w:p>
        </w:tc>
        <w:tc>
          <w:tcPr>
            <w:tcW w:w="4884" w:type="dxa"/>
            <w:shd w:val="clear" w:color="auto" w:fill="auto"/>
          </w:tcPr>
          <w:p w14:paraId="74225BC0"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采用软件需求规格说明模板</w:t>
            </w:r>
          </w:p>
          <w:p w14:paraId="6526BEC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指明需求来源</w:t>
            </w:r>
          </w:p>
          <w:p w14:paraId="1A718CA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为每一项需求注上标号</w:t>
            </w:r>
          </w:p>
          <w:p w14:paraId="112E54B1"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记录业务规范</w:t>
            </w:r>
          </w:p>
          <w:p w14:paraId="7AE407A1" w14:textId="3973B23D"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常见需求跟踪能力矩阵</w:t>
            </w:r>
          </w:p>
        </w:tc>
      </w:tr>
      <w:tr w:rsidR="007E6B1B" w:rsidRPr="00DC256C" w14:paraId="23CA5548" w14:textId="77777777" w:rsidTr="00C35258">
        <w:tc>
          <w:tcPr>
            <w:tcW w:w="1658" w:type="dxa"/>
            <w:shd w:val="clear" w:color="auto" w:fill="auto"/>
          </w:tcPr>
          <w:p w14:paraId="09C954C7" w14:textId="60AB6560"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w:t>
            </w:r>
            <w:r w:rsidR="008E7025">
              <w:rPr>
                <w:rFonts w:ascii="Times New Roman" w:hAnsi="Times New Roman" w:hint="eastAsia"/>
                <w:kern w:val="0"/>
                <w:sz w:val="20"/>
                <w:szCs w:val="20"/>
              </w:rPr>
              <w:t>审核</w:t>
            </w:r>
          </w:p>
        </w:tc>
        <w:tc>
          <w:tcPr>
            <w:tcW w:w="4884" w:type="dxa"/>
            <w:shd w:val="clear" w:color="auto" w:fill="auto"/>
          </w:tcPr>
          <w:p w14:paraId="6D56529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审查需求文档</w:t>
            </w:r>
          </w:p>
          <w:p w14:paraId="23AAB17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编写测试用例</w:t>
            </w:r>
          </w:p>
          <w:p w14:paraId="6666D09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编写用户手册</w:t>
            </w:r>
          </w:p>
          <w:p w14:paraId="2D57FE7A" w14:textId="115DDB39"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确定合格的标准</w:t>
            </w:r>
          </w:p>
        </w:tc>
      </w:tr>
      <w:tr w:rsidR="007E6B1B" w:rsidRPr="00DC256C" w14:paraId="66CDC89F" w14:textId="77777777" w:rsidTr="00C35258">
        <w:tc>
          <w:tcPr>
            <w:tcW w:w="1658" w:type="dxa"/>
            <w:shd w:val="clear" w:color="auto" w:fill="auto"/>
          </w:tcPr>
          <w:p w14:paraId="24365F2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需求管理</w:t>
            </w:r>
          </w:p>
        </w:tc>
        <w:tc>
          <w:tcPr>
            <w:tcW w:w="4884" w:type="dxa"/>
            <w:shd w:val="clear" w:color="auto" w:fill="auto"/>
          </w:tcPr>
          <w:p w14:paraId="54ED5D9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定义需求变更控制过程</w:t>
            </w:r>
          </w:p>
          <w:p w14:paraId="312D594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成立变更控制委员会</w:t>
            </w:r>
          </w:p>
          <w:p w14:paraId="33C7D62F"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分析需求变更的影响</w:t>
            </w:r>
          </w:p>
          <w:p w14:paraId="1470A28B"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建立控制需求文档的版本</w:t>
            </w:r>
          </w:p>
          <w:p w14:paraId="40185D54"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维护需求变更的历史记录</w:t>
            </w:r>
          </w:p>
          <w:p w14:paraId="01C12727"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跟踪每项需求的状态</w:t>
            </w:r>
          </w:p>
          <w:p w14:paraId="6A07A928"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衡量需求的稳定性</w:t>
            </w:r>
          </w:p>
          <w:p w14:paraId="42F140E5"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使用需求管理工具</w:t>
            </w:r>
          </w:p>
          <w:p w14:paraId="3C53681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创建需求跟踪矩阵</w:t>
            </w:r>
          </w:p>
        </w:tc>
      </w:tr>
      <w:tr w:rsidR="007E6B1B" w:rsidRPr="00DC256C" w14:paraId="6AB86543" w14:textId="77777777" w:rsidTr="00C35258">
        <w:tc>
          <w:tcPr>
            <w:tcW w:w="1658" w:type="dxa"/>
            <w:shd w:val="clear" w:color="auto" w:fill="auto"/>
          </w:tcPr>
          <w:p w14:paraId="7F965C6A"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项目管理</w:t>
            </w:r>
          </w:p>
        </w:tc>
        <w:tc>
          <w:tcPr>
            <w:tcW w:w="4884" w:type="dxa"/>
            <w:shd w:val="clear" w:color="auto" w:fill="auto"/>
          </w:tcPr>
          <w:p w14:paraId="46645AD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选择合适的软件开发生命周期</w:t>
            </w:r>
          </w:p>
          <w:p w14:paraId="12FE18EB"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根据需求制订项目计划</w:t>
            </w:r>
          </w:p>
          <w:p w14:paraId="390E99E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需求变更时更新讨论项目承诺</w:t>
            </w:r>
          </w:p>
          <w:p w14:paraId="00341FE6"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从其他项目的需求工程中积累经验</w:t>
            </w:r>
          </w:p>
        </w:tc>
      </w:tr>
    </w:tbl>
    <w:p w14:paraId="24BFD3C5" w14:textId="77777777" w:rsidR="007E6B1B" w:rsidRPr="007E6B1B" w:rsidRDefault="007E6B1B" w:rsidP="007E6B1B"/>
    <w:p w14:paraId="5782F773" w14:textId="376D0A5D" w:rsidR="007E24D2" w:rsidRDefault="007E24D2" w:rsidP="007E24D2">
      <w:pPr>
        <w:pStyle w:val="2"/>
        <w:ind w:firstLine="420"/>
      </w:pPr>
      <w:bookmarkStart w:id="25" w:name="_Toc531382734"/>
      <w:r>
        <w:rPr>
          <w:rFonts w:hint="eastAsia"/>
        </w:rPr>
        <w:t>4.4</w:t>
      </w:r>
      <w:r>
        <w:rPr>
          <w:rFonts w:hint="eastAsia"/>
        </w:rPr>
        <w:t>范围控制与变更</w:t>
      </w:r>
      <w:bookmarkEnd w:id="25"/>
    </w:p>
    <w:p w14:paraId="6D336660" w14:textId="14926F4D" w:rsidR="007E24D2" w:rsidRDefault="007E24D2" w:rsidP="007E24D2">
      <w:pPr>
        <w:pStyle w:val="2"/>
        <w:ind w:firstLine="420"/>
      </w:pPr>
      <w:bookmarkStart w:id="26" w:name="_Toc531382735"/>
      <w:r>
        <w:rPr>
          <w:rFonts w:hint="eastAsia"/>
        </w:rPr>
        <w:t>4.5</w:t>
      </w:r>
      <w:r>
        <w:rPr>
          <w:rFonts w:hint="eastAsia"/>
        </w:rPr>
        <w:t>约束条件</w:t>
      </w:r>
      <w:r w:rsidR="00B91693">
        <w:rPr>
          <w:rFonts w:hint="eastAsia"/>
        </w:rPr>
        <w:t>和支持</w:t>
      </w:r>
      <w:bookmarkEnd w:id="26"/>
    </w:p>
    <w:p w14:paraId="50C48B34" w14:textId="66D19DC1" w:rsidR="00B91693" w:rsidRPr="00B91693" w:rsidRDefault="00B91693" w:rsidP="00B91693">
      <w:r>
        <w:rPr>
          <w:rFonts w:hint="eastAsia"/>
        </w:rPr>
        <w:t>约束：</w:t>
      </w:r>
    </w:p>
    <w:p w14:paraId="452A97DA" w14:textId="4CA4696A" w:rsidR="005F7E3E" w:rsidRDefault="005F7E3E" w:rsidP="005F7E3E">
      <w:r>
        <w:tab/>
      </w:r>
      <w:r w:rsidRPr="005F7E3E">
        <w:rPr>
          <w:rFonts w:hint="eastAsia"/>
        </w:rPr>
        <w:t>项目依据基本来自教学计划，项目计划依赖于侯老师提供的项目描述和相关的作业要求。项目开发过程中可能会发生许多现在的我们所无法预想和解决的问题，我们将在未来的学习生活中将此次开发过程</w:t>
      </w:r>
      <w:proofErr w:type="gramStart"/>
      <w:r w:rsidRPr="005F7E3E">
        <w:rPr>
          <w:rFonts w:hint="eastAsia"/>
        </w:rPr>
        <w:t>当做</w:t>
      </w:r>
      <w:proofErr w:type="gramEnd"/>
      <w:r w:rsidRPr="005F7E3E">
        <w:rPr>
          <w:rFonts w:hint="eastAsia"/>
        </w:rPr>
        <w:t>一个宝贵的经验</w:t>
      </w:r>
      <w:r>
        <w:rPr>
          <w:rFonts w:hint="eastAsia"/>
        </w:rPr>
        <w:t>。</w:t>
      </w:r>
    </w:p>
    <w:p w14:paraId="5A6CE757" w14:textId="77777777" w:rsidR="00B91693" w:rsidRDefault="00B91693" w:rsidP="005F7E3E"/>
    <w:p w14:paraId="4C7508AA" w14:textId="56F550C3" w:rsidR="00B91693" w:rsidRDefault="00B91693" w:rsidP="005F7E3E">
      <w:r>
        <w:rPr>
          <w:rFonts w:hint="eastAsia"/>
        </w:rPr>
        <w:t>支持：</w:t>
      </w:r>
    </w:p>
    <w:p w14:paraId="1C282F1F" w14:textId="5C2BC14C" w:rsidR="00B91693" w:rsidRDefault="00B91693" w:rsidP="005F7E3E">
      <w:r>
        <w:rPr>
          <w:rFonts w:hint="eastAsia"/>
        </w:rPr>
        <w:t xml:space="preserve"> </w:t>
      </w:r>
      <w:r>
        <w:t xml:space="preserve"> </w:t>
      </w:r>
      <w:r>
        <w:rPr>
          <w:rFonts w:hint="eastAsia"/>
        </w:rPr>
        <w:t>计算机系统的支持</w:t>
      </w:r>
    </w:p>
    <w:p w14:paraId="30EFE166" w14:textId="02516267" w:rsidR="00B91693" w:rsidRDefault="00B91693" w:rsidP="00B91693">
      <w:r>
        <w:tab/>
      </w:r>
      <w:r>
        <w:t xml:space="preserve">Win 10 </w:t>
      </w:r>
      <w:r>
        <w:rPr>
          <w:rFonts w:hint="eastAsia"/>
        </w:rPr>
        <w:t>操作系统电脑</w:t>
      </w:r>
      <w:r>
        <w:t xml:space="preserve"> </w:t>
      </w:r>
      <w:r>
        <w:rPr>
          <w:rFonts w:hint="eastAsia"/>
        </w:rPr>
        <w:t>（已配置）</w:t>
      </w:r>
    </w:p>
    <w:p w14:paraId="7DA6DEB1" w14:textId="007C2CCD" w:rsidR="00B91693" w:rsidRDefault="00B91693" w:rsidP="00B91693">
      <w:r>
        <w:t></w:t>
      </w:r>
      <w:r>
        <w:tab/>
      </w:r>
      <w:proofErr w:type="spellStart"/>
      <w:r>
        <w:t>Eclipce</w:t>
      </w:r>
      <w:proofErr w:type="spellEnd"/>
      <w:r>
        <w:t xml:space="preserve">  </w:t>
      </w:r>
      <w:r>
        <w:rPr>
          <w:rFonts w:hint="eastAsia"/>
        </w:rPr>
        <w:t>开发环境</w:t>
      </w:r>
      <w:r>
        <w:t xml:space="preserve"> </w:t>
      </w:r>
      <w:r>
        <w:rPr>
          <w:rFonts w:hint="eastAsia"/>
        </w:rPr>
        <w:t>（已配置）</w:t>
      </w:r>
    </w:p>
    <w:p w14:paraId="05BA27F0" w14:textId="77777777" w:rsidR="00B91693" w:rsidRDefault="00B91693" w:rsidP="00B91693">
      <w:r>
        <w:t></w:t>
      </w:r>
      <w:r>
        <w:tab/>
        <w:t xml:space="preserve">Office Tools </w:t>
      </w:r>
      <w:r>
        <w:rPr>
          <w:rFonts w:hint="eastAsia"/>
        </w:rPr>
        <w:t>系列软件</w:t>
      </w:r>
      <w:r>
        <w:t xml:space="preserve"> </w:t>
      </w:r>
      <w:r>
        <w:rPr>
          <w:rFonts w:hint="eastAsia"/>
        </w:rPr>
        <w:t>（已配置）</w:t>
      </w:r>
    </w:p>
    <w:p w14:paraId="33459989" w14:textId="68303B6B" w:rsidR="00B91693" w:rsidRDefault="00B91693" w:rsidP="00B91693">
      <w:r>
        <w:t></w:t>
      </w:r>
      <w:r>
        <w:tab/>
        <w:t xml:space="preserve">MySQL </w:t>
      </w:r>
      <w:r>
        <w:rPr>
          <w:rFonts w:hint="eastAsia"/>
        </w:rPr>
        <w:t>数据库软件</w:t>
      </w:r>
      <w:r>
        <w:t xml:space="preserve"> </w:t>
      </w:r>
      <w:r>
        <w:rPr>
          <w:rFonts w:hint="eastAsia"/>
        </w:rPr>
        <w:t>（已配置）</w:t>
      </w:r>
      <w:r>
        <w:t xml:space="preserve"> </w:t>
      </w:r>
    </w:p>
    <w:p w14:paraId="101FD9EA" w14:textId="528F5056" w:rsidR="00B91693" w:rsidRDefault="00B91693" w:rsidP="00B91693">
      <w:r>
        <w:t></w:t>
      </w:r>
      <w:r>
        <w:tab/>
      </w:r>
      <w:proofErr w:type="spellStart"/>
      <w:r>
        <w:t>S</w:t>
      </w:r>
      <w:r>
        <w:rPr>
          <w:rFonts w:hint="eastAsia"/>
        </w:rPr>
        <w:t>outcetree</w:t>
      </w:r>
      <w:proofErr w:type="spellEnd"/>
      <w:r>
        <w:t xml:space="preserve"> </w:t>
      </w:r>
      <w:r>
        <w:rPr>
          <w:rFonts w:hint="eastAsia"/>
        </w:rPr>
        <w:t>配置管理软件</w:t>
      </w:r>
      <w:r>
        <w:t xml:space="preserve"> </w:t>
      </w:r>
      <w:r>
        <w:rPr>
          <w:rFonts w:hint="eastAsia"/>
        </w:rPr>
        <w:t>（已配置）</w:t>
      </w:r>
    </w:p>
    <w:p w14:paraId="6F6EECB8" w14:textId="38C53DED" w:rsidR="00B91693" w:rsidRDefault="00B91693" w:rsidP="00B91693">
      <w:r>
        <w:t></w:t>
      </w:r>
      <w:r>
        <w:tab/>
        <w:t>Axure RP</w:t>
      </w:r>
      <w:r>
        <w:rPr>
          <w:rFonts w:hint="eastAsia"/>
        </w:rPr>
        <w:t>界面原型软件（已配置）</w:t>
      </w:r>
    </w:p>
    <w:p w14:paraId="01E59271" w14:textId="7EEA5D43" w:rsidR="00B91693" w:rsidRDefault="00B91693" w:rsidP="00B91693">
      <w:r>
        <w:t xml:space="preserve">  </w:t>
      </w:r>
      <w:r>
        <w:rPr>
          <w:rFonts w:hint="eastAsia"/>
        </w:rPr>
        <w:t>需由用户承担的工作</w:t>
      </w:r>
    </w:p>
    <w:p w14:paraId="77B49AA4" w14:textId="5522A633" w:rsidR="00B91693" w:rsidRDefault="00B91693" w:rsidP="00B91693">
      <w:r>
        <w:tab/>
      </w:r>
      <w:r>
        <w:t></w:t>
      </w:r>
      <w:r>
        <w:rPr>
          <w:rFonts w:hint="eastAsia"/>
        </w:rPr>
        <w:t>用户需要与开发人员有多次需求访谈</w:t>
      </w:r>
      <w:r>
        <w:t xml:space="preserve"> </w:t>
      </w:r>
    </w:p>
    <w:p w14:paraId="669D6D47" w14:textId="77777777" w:rsidR="00B91693" w:rsidRDefault="00B91693" w:rsidP="00B91693">
      <w:r>
        <w:t></w:t>
      </w:r>
      <w:r>
        <w:tab/>
      </w:r>
      <w:r>
        <w:rPr>
          <w:rFonts w:hint="eastAsia"/>
        </w:rPr>
        <w:t>用户需在短时间内正确的回答开发人员提出的问题</w:t>
      </w:r>
    </w:p>
    <w:p w14:paraId="4076259E" w14:textId="77777777" w:rsidR="00B91693" w:rsidRDefault="00B91693" w:rsidP="00B91693">
      <w:r>
        <w:t></w:t>
      </w:r>
      <w:r>
        <w:tab/>
      </w:r>
      <w:r>
        <w:rPr>
          <w:rFonts w:hint="eastAsia"/>
        </w:rPr>
        <w:t>在发生变更的时候，即时通知开发人员</w:t>
      </w:r>
    </w:p>
    <w:p w14:paraId="0008DB7D" w14:textId="2D4EE552" w:rsidR="00B91693" w:rsidRDefault="00B91693" w:rsidP="00B91693">
      <w:r>
        <w:t></w:t>
      </w:r>
      <w:r>
        <w:tab/>
      </w:r>
      <w:r>
        <w:rPr>
          <w:rFonts w:hint="eastAsia"/>
        </w:rPr>
        <w:t>用户需积极配合开发人员的工作，并且保持联系</w:t>
      </w:r>
    </w:p>
    <w:p w14:paraId="46C038C1" w14:textId="4C2DF5CE" w:rsidR="00B91693" w:rsidRDefault="00B91693" w:rsidP="00B91693">
      <w:r>
        <w:t xml:space="preserve">  </w:t>
      </w:r>
      <w:r>
        <w:rPr>
          <w:rFonts w:hint="eastAsia"/>
        </w:rPr>
        <w:t>外界提供的条件</w:t>
      </w:r>
    </w:p>
    <w:p w14:paraId="1515C1AA" w14:textId="77777777" w:rsidR="00B91693" w:rsidRDefault="00B91693" w:rsidP="00B91693">
      <w:r>
        <w:tab/>
      </w:r>
      <w:r>
        <w:rPr>
          <w:rFonts w:hint="eastAsia"/>
        </w:rPr>
        <w:t>运行环境：</w:t>
      </w:r>
    </w:p>
    <w:p w14:paraId="7EB34177" w14:textId="77777777" w:rsidR="00B91693" w:rsidRDefault="00B91693" w:rsidP="00B91693"/>
    <w:p w14:paraId="3DE3609A" w14:textId="77777777" w:rsidR="00B91693" w:rsidRDefault="00B91693" w:rsidP="00B91693">
      <w:r>
        <w:t></w:t>
      </w:r>
      <w:r>
        <w:tab/>
      </w:r>
      <w:r>
        <w:rPr>
          <w:rFonts w:hint="eastAsia"/>
        </w:rPr>
        <w:t>在校园内</w:t>
      </w:r>
      <w:proofErr w:type="gramStart"/>
      <w:r>
        <w:rPr>
          <w:rFonts w:hint="eastAsia"/>
        </w:rPr>
        <w:t>网环境</w:t>
      </w:r>
      <w:proofErr w:type="gramEnd"/>
      <w:r>
        <w:rPr>
          <w:rFonts w:hint="eastAsia"/>
        </w:rPr>
        <w:t>内运行的服务器</w:t>
      </w:r>
      <w:r>
        <w:t xml:space="preserve"> x1 </w:t>
      </w:r>
      <w:r>
        <w:rPr>
          <w:rFonts w:hint="eastAsia"/>
        </w:rPr>
        <w:t>（</w:t>
      </w:r>
      <w:r>
        <w:t>16</w:t>
      </w:r>
      <w:r>
        <w:rPr>
          <w:rFonts w:hint="eastAsia"/>
        </w:rPr>
        <w:t>核</w:t>
      </w:r>
      <w:proofErr w:type="spellStart"/>
      <w:r>
        <w:t>cpu</w:t>
      </w:r>
      <w:proofErr w:type="spellEnd"/>
      <w:r>
        <w:rPr>
          <w:rFonts w:hint="eastAsia"/>
        </w:rPr>
        <w:t>，</w:t>
      </w:r>
      <w:r>
        <w:t>32G</w:t>
      </w:r>
      <w:r>
        <w:rPr>
          <w:rFonts w:hint="eastAsia"/>
        </w:rPr>
        <w:t>内存，</w:t>
      </w:r>
      <w:r>
        <w:t>4T</w:t>
      </w:r>
      <w:r>
        <w:rPr>
          <w:rFonts w:hint="eastAsia"/>
        </w:rPr>
        <w:t>硬盘）</w:t>
      </w:r>
    </w:p>
    <w:p w14:paraId="56FDBCD9" w14:textId="77777777" w:rsidR="00B91693" w:rsidRDefault="00B91693" w:rsidP="00B91693">
      <w:r>
        <w:t></w:t>
      </w:r>
      <w:r>
        <w:tab/>
      </w:r>
      <w:r>
        <w:rPr>
          <w:rFonts w:hint="eastAsia"/>
        </w:rPr>
        <w:t>预计使用</w:t>
      </w:r>
      <w:r>
        <w:t>2</w:t>
      </w:r>
      <w:r>
        <w:rPr>
          <w:rFonts w:hint="eastAsia"/>
        </w:rPr>
        <w:t>年</w:t>
      </w:r>
    </w:p>
    <w:p w14:paraId="5F42C6EB" w14:textId="77777777" w:rsidR="00B91693" w:rsidRDefault="00B91693" w:rsidP="00B91693">
      <w:r>
        <w:t></w:t>
      </w:r>
      <w:r>
        <w:tab/>
      </w:r>
      <w:r>
        <w:rPr>
          <w:rFonts w:hint="eastAsia"/>
        </w:rPr>
        <w:t>人均一台计算机</w:t>
      </w:r>
    </w:p>
    <w:p w14:paraId="1FD60967" w14:textId="77777777" w:rsidR="00B91693" w:rsidRDefault="00B91693" w:rsidP="00B91693">
      <w:r>
        <w:t></w:t>
      </w:r>
      <w:r>
        <w:tab/>
      </w:r>
      <w:r>
        <w:rPr>
          <w:rFonts w:hint="eastAsia"/>
        </w:rPr>
        <w:t>可以下载应用的智能手机</w:t>
      </w:r>
    </w:p>
    <w:p w14:paraId="46CA034E" w14:textId="4EEDADD6" w:rsidR="00B91693" w:rsidRPr="00B91693" w:rsidRDefault="00B91693" w:rsidP="00B91693">
      <w:r>
        <w:t></w:t>
      </w:r>
      <w:r>
        <w:tab/>
      </w:r>
      <w:r>
        <w:rPr>
          <w:rFonts w:hint="eastAsia"/>
        </w:rPr>
        <w:t>千兆光纤宽带</w:t>
      </w:r>
    </w:p>
    <w:p w14:paraId="2F07FBD1" w14:textId="2A5CF402" w:rsidR="007E24D2" w:rsidRDefault="007E24D2" w:rsidP="007E24D2">
      <w:pPr>
        <w:pStyle w:val="1"/>
      </w:pPr>
      <w:bookmarkStart w:id="27" w:name="_Toc531382736"/>
      <w:r>
        <w:rPr>
          <w:rFonts w:hint="eastAsia"/>
        </w:rPr>
        <w:t>5.</w:t>
      </w:r>
      <w:r>
        <w:rPr>
          <w:rFonts w:hint="eastAsia"/>
        </w:rPr>
        <w:t>成本管理计划</w:t>
      </w:r>
      <w:bookmarkEnd w:id="27"/>
    </w:p>
    <w:p w14:paraId="4B09CC4A" w14:textId="50BDC393" w:rsidR="008E7025" w:rsidRDefault="004C1912" w:rsidP="004C1912">
      <w:pPr>
        <w:ind w:firstLine="420"/>
        <w:rPr>
          <w:sz w:val="24"/>
        </w:rPr>
      </w:pPr>
      <w:r>
        <w:rPr>
          <w:rFonts w:hint="eastAsia"/>
          <w:sz w:val="24"/>
        </w:rPr>
        <w:t>因本项目主要是体验项目开发过程，小组人员基本都具又开发所需的软硬件，不涉及过多经济预算。小组成员将费时一个学期的时间，预计每天都将花费至少</w:t>
      </w:r>
      <w:r w:rsidR="005F7E3E">
        <w:rPr>
          <w:sz w:val="24"/>
        </w:rPr>
        <w:t>1</w:t>
      </w:r>
      <w:r>
        <w:rPr>
          <w:rFonts w:hint="eastAsia"/>
          <w:sz w:val="24"/>
        </w:rPr>
        <w:t>个小时的时间在本项目上，加上每周会有两次会议，会议一般进行时长为</w:t>
      </w:r>
      <w:r w:rsidR="00CE62AD">
        <w:rPr>
          <w:rFonts w:hint="eastAsia"/>
          <w:sz w:val="24"/>
        </w:rPr>
        <w:t>半</w:t>
      </w:r>
      <w:r>
        <w:rPr>
          <w:rFonts w:hint="eastAsia"/>
          <w:sz w:val="24"/>
        </w:rPr>
        <w:t>个小时。</w:t>
      </w:r>
    </w:p>
    <w:p w14:paraId="1B04B087" w14:textId="268BD5FC" w:rsidR="002B6AF6" w:rsidRDefault="002B6AF6" w:rsidP="002B6AF6">
      <w:pPr>
        <w:pStyle w:val="2"/>
        <w:ind w:firstLine="420"/>
      </w:pPr>
      <w:bookmarkStart w:id="28" w:name="_Toc531382737"/>
      <w:r>
        <w:rPr>
          <w:rFonts w:hint="eastAsia"/>
        </w:rPr>
        <w:t>5</w:t>
      </w:r>
      <w:r>
        <w:t xml:space="preserve">.1 </w:t>
      </w:r>
      <w:r>
        <w:rPr>
          <w:rFonts w:hint="eastAsia"/>
        </w:rPr>
        <w:t>成本估计</w:t>
      </w:r>
      <w:bookmarkEnd w:id="28"/>
    </w:p>
    <w:p w14:paraId="5D9CE6A2" w14:textId="3F8C6338" w:rsidR="002B6AF6" w:rsidRDefault="002B6AF6" w:rsidP="002B6AF6">
      <w:pPr>
        <w:pStyle w:val="3"/>
        <w:ind w:firstLine="420"/>
      </w:pPr>
      <w:bookmarkStart w:id="29" w:name="_Toc531382738"/>
      <w:r>
        <w:rPr>
          <w:rFonts w:hint="eastAsia"/>
        </w:rPr>
        <w:t>5</w:t>
      </w:r>
      <w:r>
        <w:t xml:space="preserve">.1.1 </w:t>
      </w:r>
      <w:r>
        <w:rPr>
          <w:rFonts w:hint="eastAsia"/>
        </w:rPr>
        <w:t>计量单位</w:t>
      </w:r>
      <w:bookmarkEnd w:id="29"/>
    </w:p>
    <w:p w14:paraId="3CE461F6" w14:textId="77777777" w:rsidR="002B6AF6" w:rsidRDefault="002B6AF6" w:rsidP="002B6AF6">
      <w:r>
        <w:t></w:t>
      </w:r>
      <w:r>
        <w:tab/>
      </w:r>
      <w:r>
        <w:rPr>
          <w:rFonts w:hint="eastAsia"/>
        </w:rPr>
        <w:t>薪酬：元</w:t>
      </w:r>
    </w:p>
    <w:p w14:paraId="208EEE70" w14:textId="77777777" w:rsidR="002B6AF6" w:rsidRDefault="002B6AF6" w:rsidP="002B6AF6">
      <w:r>
        <w:t></w:t>
      </w:r>
      <w:r>
        <w:tab/>
      </w:r>
      <w:r>
        <w:rPr>
          <w:rFonts w:hint="eastAsia"/>
        </w:rPr>
        <w:t>时薪：元</w:t>
      </w:r>
      <w:r>
        <w:t>/</w:t>
      </w:r>
      <w:r>
        <w:rPr>
          <w:rFonts w:hint="eastAsia"/>
        </w:rPr>
        <w:t>小时</w:t>
      </w:r>
    </w:p>
    <w:p w14:paraId="265E10E3" w14:textId="77777777" w:rsidR="002B6AF6" w:rsidRDefault="002B6AF6" w:rsidP="002B6AF6">
      <w:r>
        <w:t></w:t>
      </w:r>
      <w:r>
        <w:tab/>
      </w:r>
      <w:r>
        <w:rPr>
          <w:rFonts w:hint="eastAsia"/>
        </w:rPr>
        <w:t>工时：时</w:t>
      </w:r>
    </w:p>
    <w:p w14:paraId="07C723A7" w14:textId="6D7C4905" w:rsidR="002B6AF6" w:rsidRDefault="002B6AF6" w:rsidP="002B6AF6">
      <w:r>
        <w:t></w:t>
      </w:r>
      <w:r>
        <w:tab/>
      </w:r>
      <w:r>
        <w:rPr>
          <w:rFonts w:hint="eastAsia"/>
        </w:rPr>
        <w:t>费用：元</w:t>
      </w:r>
    </w:p>
    <w:p w14:paraId="540A398E" w14:textId="60E54D52" w:rsidR="002B6AF6" w:rsidRDefault="002B6AF6" w:rsidP="002B6AF6">
      <w:pPr>
        <w:pStyle w:val="3"/>
        <w:ind w:firstLine="420"/>
      </w:pPr>
      <w:bookmarkStart w:id="30" w:name="_Toc531382739"/>
      <w:r>
        <w:rPr>
          <w:rFonts w:hint="eastAsia"/>
        </w:rPr>
        <w:t>5</w:t>
      </w:r>
      <w:r>
        <w:t xml:space="preserve">.1.2 </w:t>
      </w:r>
      <w:r>
        <w:rPr>
          <w:rFonts w:hint="eastAsia"/>
        </w:rPr>
        <w:t>精确度</w:t>
      </w:r>
      <w:bookmarkEnd w:id="30"/>
    </w:p>
    <w:p w14:paraId="52B8B5EC" w14:textId="5E38DE20" w:rsidR="002B6AF6" w:rsidRDefault="002B6AF6" w:rsidP="002B6AF6">
      <w:r>
        <w:tab/>
      </w:r>
      <w:r>
        <w:rPr>
          <w:rFonts w:hint="eastAsia"/>
        </w:rPr>
        <w:t>薪酬：保留小数点后两位</w:t>
      </w:r>
      <w:r>
        <w:t xml:space="preserve">  0.00</w:t>
      </w:r>
    </w:p>
    <w:p w14:paraId="1327FB20" w14:textId="77777777" w:rsidR="002B6AF6" w:rsidRDefault="002B6AF6" w:rsidP="002B6AF6">
      <w:r>
        <w:t></w:t>
      </w:r>
      <w:r>
        <w:tab/>
      </w:r>
      <w:r>
        <w:rPr>
          <w:rFonts w:hint="eastAsia"/>
        </w:rPr>
        <w:t>时薪：保留小数点后两位</w:t>
      </w:r>
      <w:r>
        <w:t xml:space="preserve">  0.00</w:t>
      </w:r>
    </w:p>
    <w:p w14:paraId="7FD9ACAC" w14:textId="77777777" w:rsidR="002B6AF6" w:rsidRDefault="002B6AF6" w:rsidP="002B6AF6">
      <w:r>
        <w:t></w:t>
      </w:r>
      <w:r>
        <w:tab/>
      </w:r>
      <w:r>
        <w:rPr>
          <w:rFonts w:hint="eastAsia"/>
        </w:rPr>
        <w:t>工时：保留整数</w:t>
      </w:r>
      <w:r>
        <w:tab/>
      </w:r>
      <w:r>
        <w:tab/>
      </w:r>
      <w:r>
        <w:tab/>
        <w:t>0</w:t>
      </w:r>
    </w:p>
    <w:p w14:paraId="57D42192" w14:textId="46AE55CE" w:rsidR="002B6AF6" w:rsidRDefault="002B6AF6" w:rsidP="002B6AF6">
      <w:r>
        <w:t></w:t>
      </w:r>
      <w:r>
        <w:tab/>
      </w:r>
      <w:r>
        <w:rPr>
          <w:rFonts w:hint="eastAsia"/>
        </w:rPr>
        <w:t>费用：保留小数点后两位</w:t>
      </w:r>
      <w:r>
        <w:t xml:space="preserve">  0.00</w:t>
      </w:r>
    </w:p>
    <w:p w14:paraId="291E940F" w14:textId="00B5F3A7" w:rsidR="002B6AF6" w:rsidRDefault="00CB69FD" w:rsidP="00CB69FD">
      <w:pPr>
        <w:pStyle w:val="3"/>
        <w:ind w:firstLine="420"/>
      </w:pPr>
      <w:bookmarkStart w:id="31" w:name="_Toc531382740"/>
      <w:r>
        <w:rPr>
          <w:rFonts w:hint="eastAsia"/>
        </w:rPr>
        <w:t>5</w:t>
      </w:r>
      <w:r>
        <w:t xml:space="preserve">.1.3 </w:t>
      </w:r>
      <w:r>
        <w:rPr>
          <w:rFonts w:hint="eastAsia"/>
        </w:rPr>
        <w:t>准确度</w:t>
      </w:r>
      <w:bookmarkEnd w:id="31"/>
    </w:p>
    <w:p w14:paraId="5F510A95" w14:textId="744D8301" w:rsidR="00CB69FD" w:rsidRDefault="00CB69FD" w:rsidP="00CB69FD">
      <w:r>
        <w:tab/>
      </w:r>
      <w:r w:rsidRPr="00CB69FD">
        <w:rPr>
          <w:rFonts w:hint="eastAsia"/>
        </w:rPr>
        <w:t>活动成本估算区间</w:t>
      </w:r>
      <w:r w:rsidRPr="00CB69FD">
        <w:rPr>
          <w:rFonts w:hint="eastAsia"/>
        </w:rPr>
        <w:t xml:space="preserve"> [</w:t>
      </w:r>
      <w:r w:rsidRPr="00CB69FD">
        <w:rPr>
          <w:rFonts w:hint="eastAsia"/>
        </w:rPr>
        <w:t>估算值</w:t>
      </w:r>
      <w:r w:rsidRPr="00CB69FD">
        <w:rPr>
          <w:rFonts w:hint="eastAsia"/>
        </w:rPr>
        <w:t>-50%*</w:t>
      </w:r>
      <w:r w:rsidRPr="00CB69FD">
        <w:rPr>
          <w:rFonts w:hint="eastAsia"/>
        </w:rPr>
        <w:t>估算值</w:t>
      </w:r>
      <w:r w:rsidRPr="00CB69FD">
        <w:rPr>
          <w:rFonts w:hint="eastAsia"/>
        </w:rPr>
        <w:t xml:space="preserve"> , </w:t>
      </w:r>
      <w:r w:rsidRPr="00CB69FD">
        <w:rPr>
          <w:rFonts w:hint="eastAsia"/>
        </w:rPr>
        <w:t>估算值</w:t>
      </w:r>
      <w:r w:rsidRPr="00CB69FD">
        <w:rPr>
          <w:rFonts w:hint="eastAsia"/>
        </w:rPr>
        <w:t>+50%</w:t>
      </w:r>
      <w:r w:rsidRPr="00CB69FD">
        <w:rPr>
          <w:rFonts w:hint="eastAsia"/>
        </w:rPr>
        <w:t>估算值</w:t>
      </w:r>
      <w:r w:rsidRPr="00CB69FD">
        <w:rPr>
          <w:rFonts w:hint="eastAsia"/>
        </w:rPr>
        <w:t>]</w:t>
      </w:r>
    </w:p>
    <w:p w14:paraId="5CA7B566" w14:textId="0BB2B842" w:rsidR="00CB69FD" w:rsidRDefault="00CB69FD" w:rsidP="00CB69FD">
      <w:pPr>
        <w:pStyle w:val="2"/>
        <w:ind w:firstLine="420"/>
      </w:pPr>
      <w:bookmarkStart w:id="32" w:name="_Toc531382741"/>
      <w:r>
        <w:rPr>
          <w:rFonts w:hint="eastAsia"/>
        </w:rPr>
        <w:t>5</w:t>
      </w:r>
      <w:r>
        <w:t xml:space="preserve">.2 </w:t>
      </w:r>
      <w:r>
        <w:rPr>
          <w:rFonts w:hint="eastAsia"/>
        </w:rPr>
        <w:t>成本估计</w:t>
      </w:r>
      <w:bookmarkEnd w:id="32"/>
    </w:p>
    <w:p w14:paraId="4DAE97A0" w14:textId="3DFBA945" w:rsidR="00CB69FD" w:rsidRPr="00CB69FD" w:rsidRDefault="00CB69FD" w:rsidP="00CB69FD">
      <w:pPr>
        <w:pStyle w:val="3"/>
        <w:ind w:firstLine="420"/>
      </w:pPr>
      <w:bookmarkStart w:id="33" w:name="_Toc531382742"/>
      <w:r>
        <w:rPr>
          <w:rFonts w:hint="eastAsia"/>
        </w:rPr>
        <w:t>5</w:t>
      </w:r>
      <w:r>
        <w:t xml:space="preserve">.2.1 </w:t>
      </w:r>
      <w:r>
        <w:rPr>
          <w:rFonts w:hint="eastAsia"/>
        </w:rPr>
        <w:t>员工时薪</w:t>
      </w:r>
      <w:bookmarkEnd w:id="33"/>
    </w:p>
    <w:p w14:paraId="410D8894" w14:textId="33D3BEBD" w:rsidR="00CE62AD" w:rsidRDefault="00CE62AD" w:rsidP="00CE62AD">
      <w:pPr>
        <w:ind w:firstLine="420"/>
        <w:rPr>
          <w:sz w:val="24"/>
        </w:rPr>
      </w:pPr>
    </w:p>
    <w:tbl>
      <w:tblPr>
        <w:tblStyle w:val="af0"/>
        <w:tblW w:w="0" w:type="auto"/>
        <w:tblLook w:val="04A0" w:firstRow="1" w:lastRow="0" w:firstColumn="1" w:lastColumn="0" w:noHBand="0" w:noVBand="1"/>
      </w:tblPr>
      <w:tblGrid>
        <w:gridCol w:w="2765"/>
        <w:gridCol w:w="2765"/>
        <w:gridCol w:w="2766"/>
      </w:tblGrid>
      <w:tr w:rsidR="00CE62AD" w14:paraId="1D8F942D" w14:textId="77777777" w:rsidTr="00CE62AD">
        <w:tc>
          <w:tcPr>
            <w:tcW w:w="2765" w:type="dxa"/>
          </w:tcPr>
          <w:p w14:paraId="7A551A77" w14:textId="08D5D94F" w:rsidR="00CE62AD" w:rsidRDefault="00CE62AD" w:rsidP="00940A14">
            <w:pPr>
              <w:rPr>
                <w:sz w:val="24"/>
              </w:rPr>
            </w:pPr>
            <w:r>
              <w:rPr>
                <w:rFonts w:hint="eastAsia"/>
                <w:sz w:val="24"/>
              </w:rPr>
              <w:t>名称</w:t>
            </w:r>
          </w:p>
        </w:tc>
        <w:tc>
          <w:tcPr>
            <w:tcW w:w="2765" w:type="dxa"/>
          </w:tcPr>
          <w:p w14:paraId="2DE54064" w14:textId="0782B008" w:rsidR="00CE62AD" w:rsidRDefault="00CE62AD" w:rsidP="00940A14">
            <w:pPr>
              <w:rPr>
                <w:sz w:val="24"/>
              </w:rPr>
            </w:pPr>
            <w:r>
              <w:rPr>
                <w:rFonts w:hint="eastAsia"/>
                <w:sz w:val="24"/>
              </w:rPr>
              <w:t>小时数（</w:t>
            </w:r>
            <w:r>
              <w:rPr>
                <w:rFonts w:hint="eastAsia"/>
                <w:sz w:val="24"/>
              </w:rPr>
              <w:t>h</w:t>
            </w:r>
            <w:r>
              <w:rPr>
                <w:rFonts w:hint="eastAsia"/>
                <w:sz w:val="24"/>
              </w:rPr>
              <w:t>）</w:t>
            </w:r>
          </w:p>
        </w:tc>
        <w:tc>
          <w:tcPr>
            <w:tcW w:w="2766" w:type="dxa"/>
          </w:tcPr>
          <w:p w14:paraId="4EE40B3A" w14:textId="0D72631F" w:rsidR="00CE62AD" w:rsidRDefault="00CE62AD" w:rsidP="00940A14">
            <w:pPr>
              <w:rPr>
                <w:sz w:val="24"/>
              </w:rPr>
            </w:pPr>
            <w:r>
              <w:rPr>
                <w:rFonts w:hint="eastAsia"/>
                <w:sz w:val="24"/>
              </w:rPr>
              <w:t>成本（元）</w:t>
            </w:r>
          </w:p>
        </w:tc>
      </w:tr>
      <w:tr w:rsidR="00CE62AD" w14:paraId="18B3E68D" w14:textId="77777777" w:rsidTr="00CE62AD">
        <w:tc>
          <w:tcPr>
            <w:tcW w:w="2765" w:type="dxa"/>
          </w:tcPr>
          <w:p w14:paraId="28344F9A" w14:textId="0EFE5D15" w:rsidR="00CE62AD" w:rsidRDefault="00CE62AD" w:rsidP="00940A14">
            <w:pPr>
              <w:rPr>
                <w:sz w:val="24"/>
              </w:rPr>
            </w:pPr>
            <w:r>
              <w:rPr>
                <w:rFonts w:hint="eastAsia"/>
                <w:sz w:val="24"/>
              </w:rPr>
              <w:t>陈妍蓝</w:t>
            </w:r>
          </w:p>
        </w:tc>
        <w:tc>
          <w:tcPr>
            <w:tcW w:w="2765" w:type="dxa"/>
          </w:tcPr>
          <w:p w14:paraId="79DE84D5" w14:textId="14CA9CF6" w:rsidR="00CE62AD" w:rsidRDefault="00CE62AD" w:rsidP="00940A14">
            <w:pPr>
              <w:rPr>
                <w:sz w:val="24"/>
              </w:rPr>
            </w:pPr>
            <w:r>
              <w:rPr>
                <w:rFonts w:hint="eastAsia"/>
                <w:sz w:val="24"/>
              </w:rPr>
              <w:t>1</w:t>
            </w:r>
            <w:r w:rsidR="005F7E3E">
              <w:rPr>
                <w:sz w:val="24"/>
              </w:rPr>
              <w:t>50</w:t>
            </w:r>
          </w:p>
        </w:tc>
        <w:tc>
          <w:tcPr>
            <w:tcW w:w="2766" w:type="dxa"/>
          </w:tcPr>
          <w:p w14:paraId="689AE0EE" w14:textId="1E7EA982" w:rsidR="00CE62AD" w:rsidRDefault="00CB69FD" w:rsidP="00940A14">
            <w:pPr>
              <w:rPr>
                <w:sz w:val="24"/>
              </w:rPr>
            </w:pPr>
            <w:r>
              <w:rPr>
                <w:sz w:val="24"/>
              </w:rPr>
              <w:t>10401</w:t>
            </w:r>
          </w:p>
        </w:tc>
      </w:tr>
      <w:tr w:rsidR="00CE62AD" w14:paraId="5B05E9A1" w14:textId="77777777" w:rsidTr="00CE62AD">
        <w:tc>
          <w:tcPr>
            <w:tcW w:w="2765" w:type="dxa"/>
          </w:tcPr>
          <w:p w14:paraId="48A06BC4" w14:textId="4F4596A4" w:rsidR="00CE62AD" w:rsidRDefault="00CE62AD" w:rsidP="00940A14">
            <w:pPr>
              <w:rPr>
                <w:sz w:val="24"/>
              </w:rPr>
            </w:pPr>
            <w:r>
              <w:rPr>
                <w:rFonts w:hint="eastAsia"/>
                <w:sz w:val="24"/>
              </w:rPr>
              <w:t>陈遵义</w:t>
            </w:r>
          </w:p>
        </w:tc>
        <w:tc>
          <w:tcPr>
            <w:tcW w:w="2765" w:type="dxa"/>
          </w:tcPr>
          <w:p w14:paraId="4D530F0D" w14:textId="47BB6F0B" w:rsidR="00CE62AD" w:rsidRDefault="00CE62AD" w:rsidP="00940A14">
            <w:pPr>
              <w:rPr>
                <w:sz w:val="24"/>
              </w:rPr>
            </w:pPr>
            <w:r>
              <w:rPr>
                <w:rFonts w:hint="eastAsia"/>
                <w:sz w:val="24"/>
              </w:rPr>
              <w:t>1</w:t>
            </w:r>
            <w:r w:rsidR="005F7E3E">
              <w:rPr>
                <w:sz w:val="24"/>
              </w:rPr>
              <w:t>50</w:t>
            </w:r>
          </w:p>
        </w:tc>
        <w:tc>
          <w:tcPr>
            <w:tcW w:w="2766" w:type="dxa"/>
          </w:tcPr>
          <w:p w14:paraId="06753F31" w14:textId="04A1D1ED" w:rsidR="00CE62AD" w:rsidRDefault="00CB69FD" w:rsidP="00940A14">
            <w:pPr>
              <w:rPr>
                <w:sz w:val="24"/>
              </w:rPr>
            </w:pPr>
            <w:r>
              <w:rPr>
                <w:sz w:val="24"/>
              </w:rPr>
              <w:t>10401</w:t>
            </w:r>
          </w:p>
        </w:tc>
      </w:tr>
      <w:tr w:rsidR="00CE62AD" w14:paraId="4C763EC9" w14:textId="77777777" w:rsidTr="00CE62AD">
        <w:tc>
          <w:tcPr>
            <w:tcW w:w="2765" w:type="dxa"/>
          </w:tcPr>
          <w:p w14:paraId="0CE0B37D" w14:textId="3BB0EB45" w:rsidR="00CE62AD" w:rsidRDefault="00CE62AD" w:rsidP="00940A14">
            <w:pPr>
              <w:rPr>
                <w:sz w:val="24"/>
              </w:rPr>
            </w:pPr>
            <w:r>
              <w:rPr>
                <w:rFonts w:hint="eastAsia"/>
                <w:sz w:val="24"/>
              </w:rPr>
              <w:t>宋翼虎</w:t>
            </w:r>
          </w:p>
        </w:tc>
        <w:tc>
          <w:tcPr>
            <w:tcW w:w="2765" w:type="dxa"/>
          </w:tcPr>
          <w:p w14:paraId="23526867" w14:textId="2EE724D7" w:rsidR="00CE62AD" w:rsidRDefault="00CE62AD" w:rsidP="00940A14">
            <w:pPr>
              <w:rPr>
                <w:sz w:val="24"/>
              </w:rPr>
            </w:pPr>
            <w:r>
              <w:rPr>
                <w:rFonts w:hint="eastAsia"/>
                <w:sz w:val="24"/>
              </w:rPr>
              <w:t>1</w:t>
            </w:r>
            <w:r w:rsidR="005F7E3E">
              <w:rPr>
                <w:sz w:val="24"/>
              </w:rPr>
              <w:t>50</w:t>
            </w:r>
          </w:p>
        </w:tc>
        <w:tc>
          <w:tcPr>
            <w:tcW w:w="2766" w:type="dxa"/>
          </w:tcPr>
          <w:p w14:paraId="2B7BEE6B" w14:textId="2D1C8DB9" w:rsidR="00CE62AD" w:rsidRDefault="00CB69FD" w:rsidP="00940A14">
            <w:pPr>
              <w:rPr>
                <w:sz w:val="24"/>
              </w:rPr>
            </w:pPr>
            <w:r>
              <w:rPr>
                <w:sz w:val="24"/>
              </w:rPr>
              <w:t>10401</w:t>
            </w:r>
          </w:p>
        </w:tc>
      </w:tr>
      <w:tr w:rsidR="00CE62AD" w14:paraId="3703BF8F" w14:textId="77777777" w:rsidTr="00CE62AD">
        <w:tc>
          <w:tcPr>
            <w:tcW w:w="2765" w:type="dxa"/>
          </w:tcPr>
          <w:p w14:paraId="6F537C89" w14:textId="0D3E79CE" w:rsidR="00CE62AD" w:rsidRDefault="00CE62AD" w:rsidP="00940A14">
            <w:pPr>
              <w:rPr>
                <w:sz w:val="24"/>
              </w:rPr>
            </w:pPr>
            <w:r>
              <w:rPr>
                <w:rFonts w:hint="eastAsia"/>
                <w:sz w:val="24"/>
              </w:rPr>
              <w:t>郑巧雁</w:t>
            </w:r>
          </w:p>
        </w:tc>
        <w:tc>
          <w:tcPr>
            <w:tcW w:w="2765" w:type="dxa"/>
          </w:tcPr>
          <w:p w14:paraId="70DD739A" w14:textId="528DA690" w:rsidR="00CE62AD" w:rsidRDefault="00CE62AD" w:rsidP="00940A14">
            <w:pPr>
              <w:rPr>
                <w:sz w:val="24"/>
              </w:rPr>
            </w:pPr>
            <w:r>
              <w:rPr>
                <w:rFonts w:hint="eastAsia"/>
                <w:sz w:val="24"/>
              </w:rPr>
              <w:t>1</w:t>
            </w:r>
            <w:r w:rsidR="005F7E3E">
              <w:rPr>
                <w:sz w:val="24"/>
              </w:rPr>
              <w:t>50</w:t>
            </w:r>
          </w:p>
        </w:tc>
        <w:tc>
          <w:tcPr>
            <w:tcW w:w="2766" w:type="dxa"/>
          </w:tcPr>
          <w:p w14:paraId="7AA8C112" w14:textId="2E673975" w:rsidR="00CE62AD" w:rsidRDefault="00CB69FD" w:rsidP="00940A14">
            <w:pPr>
              <w:rPr>
                <w:sz w:val="24"/>
              </w:rPr>
            </w:pPr>
            <w:r>
              <w:rPr>
                <w:sz w:val="24"/>
              </w:rPr>
              <w:t>10401</w:t>
            </w:r>
          </w:p>
        </w:tc>
      </w:tr>
      <w:tr w:rsidR="00CE62AD" w14:paraId="255CF351" w14:textId="77777777" w:rsidTr="00CE62AD">
        <w:tc>
          <w:tcPr>
            <w:tcW w:w="2765" w:type="dxa"/>
          </w:tcPr>
          <w:p w14:paraId="25D899B5" w14:textId="30D38F1B" w:rsidR="00CE62AD" w:rsidRDefault="00CE62AD" w:rsidP="00940A14">
            <w:pPr>
              <w:rPr>
                <w:sz w:val="24"/>
              </w:rPr>
            </w:pPr>
            <w:r>
              <w:rPr>
                <w:rFonts w:hint="eastAsia"/>
                <w:sz w:val="24"/>
              </w:rPr>
              <w:t>张琪</w:t>
            </w:r>
          </w:p>
        </w:tc>
        <w:tc>
          <w:tcPr>
            <w:tcW w:w="2765" w:type="dxa"/>
          </w:tcPr>
          <w:p w14:paraId="018D768C" w14:textId="2DAF5AB4" w:rsidR="00CE62AD" w:rsidRDefault="00CE62AD" w:rsidP="00940A14">
            <w:pPr>
              <w:rPr>
                <w:sz w:val="24"/>
              </w:rPr>
            </w:pPr>
            <w:r>
              <w:rPr>
                <w:rFonts w:hint="eastAsia"/>
                <w:sz w:val="24"/>
              </w:rPr>
              <w:t>1</w:t>
            </w:r>
            <w:r w:rsidR="005F7E3E">
              <w:rPr>
                <w:sz w:val="24"/>
              </w:rPr>
              <w:t>50</w:t>
            </w:r>
          </w:p>
        </w:tc>
        <w:tc>
          <w:tcPr>
            <w:tcW w:w="2766" w:type="dxa"/>
          </w:tcPr>
          <w:p w14:paraId="2B097868" w14:textId="23577690" w:rsidR="00CE62AD" w:rsidRDefault="00CB69FD" w:rsidP="00940A14">
            <w:pPr>
              <w:rPr>
                <w:sz w:val="24"/>
              </w:rPr>
            </w:pPr>
            <w:r>
              <w:rPr>
                <w:sz w:val="24"/>
              </w:rPr>
              <w:t>10401</w:t>
            </w:r>
          </w:p>
        </w:tc>
      </w:tr>
      <w:tr w:rsidR="00CE62AD" w14:paraId="1810A9CE" w14:textId="77777777" w:rsidTr="00CE62AD">
        <w:tc>
          <w:tcPr>
            <w:tcW w:w="2765" w:type="dxa"/>
          </w:tcPr>
          <w:p w14:paraId="11C10A44" w14:textId="524F0193" w:rsidR="00CE62AD" w:rsidRDefault="00CE62AD" w:rsidP="00940A14">
            <w:pPr>
              <w:rPr>
                <w:sz w:val="24"/>
              </w:rPr>
            </w:pPr>
            <w:r>
              <w:rPr>
                <w:rFonts w:hint="eastAsia"/>
                <w:sz w:val="24"/>
              </w:rPr>
              <w:t>合计</w:t>
            </w:r>
          </w:p>
        </w:tc>
        <w:tc>
          <w:tcPr>
            <w:tcW w:w="2765" w:type="dxa"/>
          </w:tcPr>
          <w:p w14:paraId="35B382E2" w14:textId="6CB717F6" w:rsidR="00CE62AD" w:rsidRDefault="005F7E3E" w:rsidP="00940A14">
            <w:pPr>
              <w:rPr>
                <w:sz w:val="24"/>
              </w:rPr>
            </w:pPr>
            <w:r>
              <w:rPr>
                <w:rFonts w:hint="eastAsia"/>
                <w:sz w:val="24"/>
              </w:rPr>
              <w:t>7</w:t>
            </w:r>
            <w:r>
              <w:rPr>
                <w:sz w:val="24"/>
              </w:rPr>
              <w:t>50</w:t>
            </w:r>
          </w:p>
        </w:tc>
        <w:tc>
          <w:tcPr>
            <w:tcW w:w="2766" w:type="dxa"/>
          </w:tcPr>
          <w:p w14:paraId="42B0EA13" w14:textId="094098FA" w:rsidR="00CE62AD" w:rsidRDefault="00CB69FD" w:rsidP="00940A14">
            <w:pPr>
              <w:rPr>
                <w:sz w:val="24"/>
              </w:rPr>
            </w:pPr>
            <w:r>
              <w:rPr>
                <w:sz w:val="24"/>
              </w:rPr>
              <w:t>52005</w:t>
            </w:r>
          </w:p>
        </w:tc>
      </w:tr>
    </w:tbl>
    <w:p w14:paraId="2912A6A0" w14:textId="77777777" w:rsidR="00CB69FD" w:rsidRPr="00CB69FD" w:rsidRDefault="00CB69FD" w:rsidP="00CB69FD">
      <w:pPr>
        <w:ind w:firstLine="420"/>
        <w:rPr>
          <w:sz w:val="24"/>
        </w:rPr>
      </w:pPr>
      <w:r w:rsidRPr="00CB69FD">
        <w:rPr>
          <w:rFonts w:hint="eastAsia"/>
          <w:sz w:val="24"/>
        </w:rPr>
        <w:t>2017</w:t>
      </w:r>
      <w:r w:rsidRPr="00CB69FD">
        <w:rPr>
          <w:rFonts w:hint="eastAsia"/>
          <w:sz w:val="24"/>
        </w:rPr>
        <w:t>年</w:t>
      </w:r>
      <w:proofErr w:type="gramStart"/>
      <w:r w:rsidRPr="00CB69FD">
        <w:rPr>
          <w:rFonts w:hint="eastAsia"/>
          <w:sz w:val="24"/>
        </w:rPr>
        <w:t>以总体</w:t>
      </w:r>
      <w:proofErr w:type="gramEnd"/>
      <w:r w:rsidRPr="00CB69FD">
        <w:rPr>
          <w:rFonts w:hint="eastAsia"/>
          <w:sz w:val="24"/>
        </w:rPr>
        <w:t>平均人均工资为</w:t>
      </w:r>
      <w:r w:rsidRPr="00CB69FD">
        <w:rPr>
          <w:rFonts w:hint="eastAsia"/>
          <w:sz w:val="24"/>
        </w:rPr>
        <w:t>38.7</w:t>
      </w:r>
      <w:r w:rsidRPr="00CB69FD">
        <w:rPr>
          <w:rFonts w:hint="eastAsia"/>
          <w:sz w:val="24"/>
        </w:rPr>
        <w:t>元</w:t>
      </w:r>
      <w:r w:rsidRPr="00CB69FD">
        <w:rPr>
          <w:rFonts w:hint="eastAsia"/>
          <w:sz w:val="24"/>
        </w:rPr>
        <w:t>/</w:t>
      </w:r>
      <w:r w:rsidRPr="00CB69FD">
        <w:rPr>
          <w:rFonts w:hint="eastAsia"/>
          <w:sz w:val="24"/>
        </w:rPr>
        <w:t>小时</w:t>
      </w:r>
    </w:p>
    <w:p w14:paraId="4B8F06D7" w14:textId="77777777" w:rsidR="00CB69FD" w:rsidRPr="00CB69FD" w:rsidRDefault="00CB69FD" w:rsidP="00CB69FD">
      <w:pPr>
        <w:ind w:firstLine="420"/>
        <w:rPr>
          <w:sz w:val="24"/>
        </w:rPr>
      </w:pPr>
      <w:r w:rsidRPr="00CB69FD">
        <w:rPr>
          <w:rFonts w:hint="eastAsia"/>
          <w:sz w:val="24"/>
        </w:rPr>
        <w:t>按</w:t>
      </w:r>
      <w:r w:rsidRPr="00CB69FD">
        <w:rPr>
          <w:rFonts w:hint="eastAsia"/>
          <w:sz w:val="24"/>
        </w:rPr>
        <w:t>IT</w:t>
      </w:r>
      <w:r w:rsidRPr="00CB69FD">
        <w:rPr>
          <w:rFonts w:hint="eastAsia"/>
          <w:sz w:val="24"/>
        </w:rPr>
        <w:t>行业</w:t>
      </w:r>
      <w:r w:rsidRPr="00CB69FD">
        <w:rPr>
          <w:rFonts w:hint="eastAsia"/>
          <w:sz w:val="24"/>
        </w:rPr>
        <w:t>1.5</w:t>
      </w:r>
      <w:r w:rsidRPr="00CB69FD">
        <w:rPr>
          <w:rFonts w:hint="eastAsia"/>
          <w:sz w:val="24"/>
        </w:rPr>
        <w:t>的权重人均工资为</w:t>
      </w:r>
      <w:r w:rsidRPr="00CB69FD">
        <w:rPr>
          <w:rFonts w:hint="eastAsia"/>
          <w:sz w:val="24"/>
        </w:rPr>
        <w:t>58.05</w:t>
      </w:r>
      <w:r w:rsidRPr="00CB69FD">
        <w:rPr>
          <w:rFonts w:hint="eastAsia"/>
          <w:sz w:val="24"/>
        </w:rPr>
        <w:t>元</w:t>
      </w:r>
      <w:r w:rsidRPr="00CB69FD">
        <w:rPr>
          <w:rFonts w:hint="eastAsia"/>
          <w:sz w:val="24"/>
        </w:rPr>
        <w:t>/</w:t>
      </w:r>
      <w:r w:rsidRPr="00CB69FD">
        <w:rPr>
          <w:rFonts w:hint="eastAsia"/>
          <w:sz w:val="24"/>
        </w:rPr>
        <w:t>小时</w:t>
      </w:r>
    </w:p>
    <w:p w14:paraId="4C3339FA" w14:textId="0E3974BB" w:rsidR="00CE62AD" w:rsidRDefault="00CB69FD" w:rsidP="00CB69FD">
      <w:pPr>
        <w:ind w:firstLine="420"/>
        <w:rPr>
          <w:sz w:val="24"/>
        </w:rPr>
      </w:pPr>
      <w:r w:rsidRPr="00CB69FD">
        <w:rPr>
          <w:rFonts w:hint="eastAsia"/>
          <w:sz w:val="24"/>
        </w:rPr>
        <w:t>但就从</w:t>
      </w:r>
      <w:r w:rsidRPr="00CB69FD">
        <w:rPr>
          <w:rFonts w:hint="eastAsia"/>
          <w:sz w:val="24"/>
        </w:rPr>
        <w:t>IT</w:t>
      </w:r>
      <w:r w:rsidRPr="00CB69FD">
        <w:rPr>
          <w:rFonts w:hint="eastAsia"/>
          <w:sz w:val="24"/>
        </w:rPr>
        <w:t>行业年收入看人均工资为</w:t>
      </w:r>
      <w:r w:rsidRPr="00CB69FD">
        <w:rPr>
          <w:rFonts w:hint="eastAsia"/>
          <w:sz w:val="24"/>
        </w:rPr>
        <w:t>69.34</w:t>
      </w:r>
      <w:r w:rsidRPr="00CB69FD">
        <w:rPr>
          <w:rFonts w:hint="eastAsia"/>
          <w:sz w:val="24"/>
        </w:rPr>
        <w:t>元</w:t>
      </w:r>
      <w:r w:rsidRPr="00CB69FD">
        <w:rPr>
          <w:rFonts w:hint="eastAsia"/>
          <w:sz w:val="24"/>
        </w:rPr>
        <w:t>/</w:t>
      </w:r>
      <w:r w:rsidRPr="00CB69FD">
        <w:rPr>
          <w:rFonts w:hint="eastAsia"/>
          <w:sz w:val="24"/>
        </w:rPr>
        <w:t>小时</w:t>
      </w:r>
    </w:p>
    <w:p w14:paraId="4D3FEF77" w14:textId="05FAF0BD" w:rsidR="00CB69FD" w:rsidRDefault="00CB69FD" w:rsidP="00CB69FD">
      <w:pPr>
        <w:pStyle w:val="3"/>
        <w:ind w:firstLine="420"/>
      </w:pPr>
      <w:bookmarkStart w:id="34" w:name="_Toc531382743"/>
      <w:r>
        <w:rPr>
          <w:rFonts w:hint="eastAsia"/>
        </w:rPr>
        <w:t>5</w:t>
      </w:r>
      <w:r>
        <w:t xml:space="preserve">.2.2 </w:t>
      </w:r>
      <w:r>
        <w:rPr>
          <w:rFonts w:hint="eastAsia"/>
        </w:rPr>
        <w:t>预算</w:t>
      </w:r>
      <w:bookmarkEnd w:id="34"/>
    </w:p>
    <w:tbl>
      <w:tblPr>
        <w:tblW w:w="9826" w:type="dxa"/>
        <w:tblInd w:w="113" w:type="dxa"/>
        <w:tblLayout w:type="fixed"/>
        <w:tblLook w:val="04A0" w:firstRow="1" w:lastRow="0" w:firstColumn="1" w:lastColumn="0" w:noHBand="0" w:noVBand="1"/>
      </w:tblPr>
      <w:tblGrid>
        <w:gridCol w:w="2010"/>
        <w:gridCol w:w="1220"/>
        <w:gridCol w:w="1650"/>
        <w:gridCol w:w="1766"/>
        <w:gridCol w:w="3180"/>
      </w:tblGrid>
      <w:tr w:rsidR="00CB69FD" w14:paraId="3B8257BA" w14:textId="77777777" w:rsidTr="005F3F1D">
        <w:trPr>
          <w:trHeight w:val="280"/>
        </w:trPr>
        <w:tc>
          <w:tcPr>
            <w:tcW w:w="201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0CA1282" w14:textId="77777777" w:rsidR="00CB69FD" w:rsidRDefault="00CB69FD" w:rsidP="005F3F1D">
            <w:pPr>
              <w:jc w:val="center"/>
              <w:rPr>
                <w:rFonts w:ascii="等线" w:eastAsia="等线" w:hAnsi="等线"/>
                <w:color w:val="000000"/>
                <w:sz w:val="22"/>
              </w:rPr>
            </w:pPr>
            <w:bookmarkStart w:id="35" w:name="_Hlk497346302"/>
            <w:r>
              <w:rPr>
                <w:rFonts w:ascii="等线" w:eastAsia="等线" w:hAnsi="等线" w:hint="eastAsia"/>
                <w:color w:val="000000"/>
                <w:sz w:val="22"/>
              </w:rPr>
              <w:t>项目进程</w:t>
            </w:r>
          </w:p>
        </w:tc>
        <w:tc>
          <w:tcPr>
            <w:tcW w:w="122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334F9F7"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行列</w:t>
            </w:r>
          </w:p>
        </w:tc>
        <w:tc>
          <w:tcPr>
            <w:tcW w:w="3416" w:type="dxa"/>
            <w:gridSpan w:val="2"/>
            <w:tcBorders>
              <w:top w:val="single" w:sz="4" w:space="0" w:color="auto"/>
              <w:left w:val="nil"/>
              <w:bottom w:val="single" w:sz="4" w:space="0" w:color="auto"/>
              <w:right w:val="single" w:sz="4" w:space="0" w:color="auto"/>
            </w:tcBorders>
            <w:shd w:val="clear" w:color="auto" w:fill="FFFFFF" w:themeFill="background1"/>
            <w:noWrap/>
            <w:vAlign w:val="center"/>
          </w:tcPr>
          <w:p w14:paraId="6266526B"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货币资金</w:t>
            </w:r>
          </w:p>
        </w:tc>
        <w:tc>
          <w:tcPr>
            <w:tcW w:w="318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74BCF9"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备注</w:t>
            </w:r>
          </w:p>
        </w:tc>
      </w:tr>
      <w:tr w:rsidR="00CB69FD" w14:paraId="581816A6" w14:textId="77777777" w:rsidTr="005F3F1D">
        <w:trPr>
          <w:trHeight w:val="280"/>
        </w:trPr>
        <w:tc>
          <w:tcPr>
            <w:tcW w:w="201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6C480D" w14:textId="77777777" w:rsidR="00CB69FD" w:rsidRDefault="00CB69FD" w:rsidP="005F3F1D">
            <w:pPr>
              <w:rPr>
                <w:rFonts w:ascii="等线" w:eastAsia="等线" w:hAnsi="等线"/>
                <w:color w:val="000000"/>
                <w:sz w:val="22"/>
              </w:rPr>
            </w:pPr>
          </w:p>
        </w:tc>
        <w:tc>
          <w:tcPr>
            <w:tcW w:w="122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14C727" w14:textId="77777777" w:rsidR="00CB69FD" w:rsidRDefault="00CB69FD" w:rsidP="005F3F1D">
            <w:pPr>
              <w:rPr>
                <w:rFonts w:ascii="等线" w:eastAsia="等线" w:hAnsi="等线"/>
                <w:color w:val="000000"/>
                <w:sz w:val="22"/>
              </w:rPr>
            </w:pPr>
          </w:p>
        </w:tc>
        <w:tc>
          <w:tcPr>
            <w:tcW w:w="1650" w:type="dxa"/>
            <w:tcBorders>
              <w:top w:val="nil"/>
              <w:left w:val="nil"/>
              <w:bottom w:val="single" w:sz="4" w:space="0" w:color="auto"/>
              <w:right w:val="single" w:sz="4" w:space="0" w:color="auto"/>
            </w:tcBorders>
            <w:shd w:val="clear" w:color="auto" w:fill="FFFFFF" w:themeFill="background1"/>
            <w:noWrap/>
            <w:vAlign w:val="center"/>
          </w:tcPr>
          <w:p w14:paraId="3B29185B" w14:textId="77777777" w:rsidR="00CB69FD" w:rsidRDefault="00CB69FD" w:rsidP="005F3F1D">
            <w:pPr>
              <w:rPr>
                <w:rFonts w:ascii="等线" w:eastAsia="等线" w:hAnsi="等线"/>
                <w:color w:val="000000"/>
                <w:sz w:val="22"/>
              </w:rPr>
            </w:pPr>
            <w:r>
              <w:rPr>
                <w:rFonts w:ascii="等线" w:eastAsia="等线" w:hAnsi="等线" w:hint="eastAsia"/>
                <w:color w:val="000000"/>
                <w:sz w:val="22"/>
              </w:rPr>
              <w:t>月度计划</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32983832" w14:textId="77777777" w:rsidR="00CB69FD" w:rsidRDefault="00CB69FD" w:rsidP="005F3F1D">
            <w:pPr>
              <w:rPr>
                <w:rFonts w:ascii="等线" w:eastAsia="等线" w:hAnsi="等线"/>
                <w:color w:val="000000"/>
                <w:sz w:val="22"/>
              </w:rPr>
            </w:pPr>
            <w:r>
              <w:rPr>
                <w:rFonts w:ascii="等线" w:eastAsia="等线" w:hAnsi="等线" w:hint="eastAsia"/>
                <w:color w:val="000000"/>
                <w:sz w:val="22"/>
              </w:rPr>
              <w:t>年度计划</w:t>
            </w:r>
          </w:p>
        </w:tc>
        <w:tc>
          <w:tcPr>
            <w:tcW w:w="318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B0A78A" w14:textId="77777777" w:rsidR="00CB69FD" w:rsidRDefault="00CB69FD" w:rsidP="005F3F1D">
            <w:pPr>
              <w:rPr>
                <w:rFonts w:ascii="等线" w:eastAsia="等线" w:hAnsi="等线"/>
                <w:color w:val="000000"/>
                <w:sz w:val="22"/>
              </w:rPr>
            </w:pPr>
          </w:p>
        </w:tc>
      </w:tr>
      <w:tr w:rsidR="00CB69FD" w14:paraId="76E06BF5"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2F29BD04" w14:textId="77777777" w:rsidR="00CB69FD" w:rsidRDefault="00CB69FD" w:rsidP="005F3F1D">
            <w:pPr>
              <w:rPr>
                <w:rFonts w:ascii="等线" w:eastAsia="等线" w:hAnsi="等线"/>
                <w:color w:val="000000"/>
                <w:sz w:val="22"/>
              </w:rPr>
            </w:pPr>
            <w:r>
              <w:rPr>
                <w:rFonts w:ascii="等线" w:eastAsia="等线" w:hAnsi="等线" w:hint="eastAsia"/>
                <w:color w:val="000000"/>
                <w:sz w:val="22"/>
              </w:rPr>
              <w:t>一、初期投入资金</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6F450CB4"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1</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470555D1"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32BA19A7"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2876F6A2"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r>
      <w:tr w:rsidR="00CB69FD" w14:paraId="5A6090EA"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1A9A7E4F" w14:textId="77777777" w:rsidR="00CB69FD" w:rsidRDefault="00CB69FD" w:rsidP="005F3F1D">
            <w:pPr>
              <w:rPr>
                <w:rFonts w:ascii="等线" w:eastAsia="等线" w:hAnsi="等线"/>
                <w:color w:val="000000"/>
                <w:sz w:val="22"/>
              </w:rPr>
            </w:pPr>
            <w:r>
              <w:rPr>
                <w:rFonts w:ascii="等线" w:eastAsia="等线" w:hAnsi="等线" w:hint="eastAsia"/>
                <w:color w:val="000000"/>
                <w:sz w:val="22"/>
              </w:rPr>
              <w:t>（1）电子书</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33EC4A2F"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1</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0AE6AA5E"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4E22A1F4"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21ABE443" w14:textId="77777777" w:rsidR="00CB69FD" w:rsidRDefault="00CB69FD" w:rsidP="005F3F1D">
            <w:pPr>
              <w:rPr>
                <w:rFonts w:ascii="等线" w:eastAsia="等线" w:hAnsi="等线"/>
                <w:color w:val="000000"/>
                <w:sz w:val="22"/>
              </w:rPr>
            </w:pPr>
            <w:r>
              <w:rPr>
                <w:rFonts w:ascii="等线" w:eastAsia="等线" w:hAnsi="等线" w:hint="eastAsia"/>
                <w:color w:val="000000"/>
                <w:sz w:val="22"/>
              </w:rPr>
              <w:t>学习工作使用</w:t>
            </w:r>
          </w:p>
        </w:tc>
      </w:tr>
      <w:tr w:rsidR="00CB69FD" w14:paraId="7E5713CC"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45A45226" w14:textId="77777777" w:rsidR="00CB69FD" w:rsidRDefault="00CB69FD" w:rsidP="005F3F1D">
            <w:pPr>
              <w:rPr>
                <w:rFonts w:ascii="等线" w:eastAsia="等线" w:hAnsi="等线"/>
                <w:color w:val="000000"/>
                <w:sz w:val="22"/>
              </w:rPr>
            </w:pPr>
            <w:r>
              <w:rPr>
                <w:rFonts w:ascii="等线" w:eastAsia="等线" w:hAnsi="等线" w:hint="eastAsia"/>
                <w:color w:val="000000"/>
                <w:sz w:val="22"/>
              </w:rPr>
              <w:t>（2）UML建模工具</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4BF06048"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1</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5FAA9A3F"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2EEC58E6"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3C1B4C9E" w14:textId="77777777" w:rsidR="00CB69FD" w:rsidRDefault="00CB69FD" w:rsidP="005F3F1D">
            <w:pPr>
              <w:rPr>
                <w:rFonts w:ascii="等线" w:eastAsia="等线" w:hAnsi="等线"/>
                <w:color w:val="000000"/>
                <w:sz w:val="22"/>
              </w:rPr>
            </w:pPr>
            <w:r>
              <w:rPr>
                <w:rFonts w:ascii="等线" w:eastAsia="等线" w:hAnsi="等线" w:hint="eastAsia"/>
                <w:color w:val="000000"/>
                <w:sz w:val="22"/>
              </w:rPr>
              <w:t>学习工作使用</w:t>
            </w:r>
          </w:p>
        </w:tc>
      </w:tr>
      <w:tr w:rsidR="00CB69FD" w14:paraId="3241B997"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6D9F8778" w14:textId="77777777" w:rsidR="00CB69FD" w:rsidRDefault="00CB69FD" w:rsidP="005F3F1D">
            <w:pPr>
              <w:rPr>
                <w:rFonts w:ascii="等线" w:eastAsia="等线" w:hAnsi="等线"/>
                <w:color w:val="000000"/>
                <w:sz w:val="22"/>
              </w:rPr>
            </w:pPr>
            <w:r>
              <w:rPr>
                <w:rFonts w:ascii="等线" w:eastAsia="等线" w:hAnsi="等线" w:hint="eastAsia"/>
                <w:color w:val="000000"/>
                <w:sz w:val="22"/>
              </w:rPr>
              <w:t>（3）</w:t>
            </w:r>
            <w:proofErr w:type="spellStart"/>
            <w:r>
              <w:rPr>
                <w:rFonts w:ascii="等线" w:eastAsia="等线" w:hAnsi="等线" w:hint="eastAsia"/>
                <w:color w:val="000000"/>
                <w:sz w:val="22"/>
              </w:rPr>
              <w:t>AxureRP</w:t>
            </w:r>
            <w:proofErr w:type="spellEnd"/>
          </w:p>
        </w:tc>
        <w:tc>
          <w:tcPr>
            <w:tcW w:w="1220" w:type="dxa"/>
            <w:tcBorders>
              <w:top w:val="nil"/>
              <w:left w:val="nil"/>
              <w:bottom w:val="single" w:sz="4" w:space="0" w:color="auto"/>
              <w:right w:val="single" w:sz="4" w:space="0" w:color="auto"/>
            </w:tcBorders>
            <w:shd w:val="clear" w:color="auto" w:fill="FFFFFF" w:themeFill="background1"/>
            <w:noWrap/>
            <w:vAlign w:val="center"/>
          </w:tcPr>
          <w:p w14:paraId="1C1D0B4B"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1</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21470A19"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3D5B305B"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6E5AF3A3" w14:textId="77777777" w:rsidR="00CB69FD" w:rsidRDefault="00CB69FD" w:rsidP="005F3F1D">
            <w:pPr>
              <w:rPr>
                <w:rFonts w:ascii="等线" w:eastAsia="等线" w:hAnsi="等线"/>
                <w:color w:val="000000"/>
                <w:sz w:val="22"/>
              </w:rPr>
            </w:pPr>
            <w:r>
              <w:rPr>
                <w:rFonts w:ascii="等线" w:eastAsia="等线" w:hAnsi="等线" w:hint="eastAsia"/>
                <w:color w:val="000000"/>
                <w:sz w:val="22"/>
              </w:rPr>
              <w:t>学习工作使用</w:t>
            </w:r>
          </w:p>
        </w:tc>
      </w:tr>
      <w:tr w:rsidR="00CB69FD" w14:paraId="2303615B"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1E79959F" w14:textId="77777777" w:rsidR="00CB69FD" w:rsidRDefault="00CB69FD" w:rsidP="005F3F1D">
            <w:pPr>
              <w:rPr>
                <w:rFonts w:ascii="等线" w:eastAsia="等线" w:hAnsi="等线"/>
                <w:color w:val="000000"/>
                <w:sz w:val="22"/>
              </w:rPr>
            </w:pPr>
            <w:r>
              <w:rPr>
                <w:rFonts w:ascii="等线" w:eastAsia="等线" w:hAnsi="等线" w:hint="eastAsia"/>
                <w:color w:val="000000"/>
                <w:sz w:val="22"/>
              </w:rPr>
              <w:t>（4）Office</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396DBE58"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1</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422BF7AE"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2BC9B384"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73F8989B" w14:textId="77777777" w:rsidR="00CB69FD" w:rsidRDefault="00CB69FD" w:rsidP="005F3F1D">
            <w:pPr>
              <w:rPr>
                <w:rFonts w:ascii="等线" w:eastAsia="等线" w:hAnsi="等线"/>
                <w:color w:val="000000"/>
                <w:sz w:val="22"/>
              </w:rPr>
            </w:pPr>
            <w:r>
              <w:rPr>
                <w:rFonts w:ascii="等线" w:eastAsia="等线" w:hAnsi="等线" w:hint="eastAsia"/>
                <w:color w:val="000000"/>
                <w:sz w:val="22"/>
              </w:rPr>
              <w:t>学习工作使用</w:t>
            </w:r>
          </w:p>
        </w:tc>
      </w:tr>
      <w:tr w:rsidR="00CB69FD" w14:paraId="3AFB84E1"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5732D012" w14:textId="77777777" w:rsidR="00CB69FD" w:rsidRDefault="00CB69FD" w:rsidP="005F3F1D">
            <w:pPr>
              <w:rPr>
                <w:rFonts w:ascii="等线" w:eastAsia="等线" w:hAnsi="等线"/>
                <w:color w:val="000000"/>
                <w:sz w:val="22"/>
              </w:rPr>
            </w:pPr>
            <w:r>
              <w:rPr>
                <w:rFonts w:ascii="等线" w:eastAsia="等线" w:hAnsi="等线" w:hint="eastAsia"/>
                <w:color w:val="000000"/>
                <w:sz w:val="22"/>
              </w:rPr>
              <w:t>二、初期必要支出</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53651AF4"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2</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68C7E95D"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5850961C"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269B9DA5"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r>
      <w:tr w:rsidR="00CB69FD" w14:paraId="52D46694"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5E257F95" w14:textId="77777777" w:rsidR="00CB69FD" w:rsidRDefault="00CB69FD" w:rsidP="005F3F1D">
            <w:pPr>
              <w:rPr>
                <w:rFonts w:ascii="等线" w:eastAsia="等线" w:hAnsi="等线"/>
                <w:color w:val="000000"/>
                <w:sz w:val="22"/>
              </w:rPr>
            </w:pPr>
            <w:r>
              <w:rPr>
                <w:rFonts w:ascii="等线" w:eastAsia="等线" w:hAnsi="等线" w:hint="eastAsia"/>
                <w:color w:val="000000"/>
                <w:sz w:val="22"/>
              </w:rPr>
              <w:t>（1）域名</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5F9C5AC8"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2</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0C539AD4"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7E676744" w14:textId="77777777" w:rsidR="00CB69FD" w:rsidRDefault="00CB69FD" w:rsidP="005F3F1D">
            <w:pPr>
              <w:ind w:right="440"/>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5FF19B01" w14:textId="77777777" w:rsidR="00CB69FD" w:rsidRDefault="00CB69FD" w:rsidP="005F3F1D">
            <w:pPr>
              <w:rPr>
                <w:rFonts w:ascii="等线" w:eastAsia="等线" w:hAnsi="等线"/>
                <w:color w:val="000000"/>
                <w:sz w:val="22"/>
              </w:rPr>
            </w:pPr>
            <w:r>
              <w:rPr>
                <w:rFonts w:ascii="等线" w:eastAsia="等线" w:hAnsi="等线" w:hint="eastAsia"/>
                <w:color w:val="000000"/>
                <w:sz w:val="22"/>
              </w:rPr>
              <w:t>由学校分配</w:t>
            </w:r>
          </w:p>
        </w:tc>
      </w:tr>
      <w:tr w:rsidR="00CB69FD" w14:paraId="5A373483"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39702737" w14:textId="77777777" w:rsidR="00CB69FD" w:rsidRDefault="00CB69FD" w:rsidP="005F3F1D">
            <w:pPr>
              <w:rPr>
                <w:rFonts w:ascii="等线" w:eastAsia="等线" w:hAnsi="等线"/>
                <w:color w:val="000000"/>
                <w:sz w:val="22"/>
              </w:rPr>
            </w:pPr>
            <w:r>
              <w:rPr>
                <w:rFonts w:ascii="等线" w:eastAsia="等线" w:hAnsi="等线" w:hint="eastAsia"/>
                <w:color w:val="000000"/>
                <w:sz w:val="22"/>
              </w:rPr>
              <w:t>（2）APP应用市场上架</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1E9D2E97"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2</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0F1126E2"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200D5F48" w14:textId="77777777" w:rsidR="00CB69FD" w:rsidRDefault="00CB69FD" w:rsidP="005F3F1D">
            <w:pPr>
              <w:ind w:right="440"/>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3C0D02F5" w14:textId="77777777" w:rsidR="00CB69FD" w:rsidRDefault="00CB69FD" w:rsidP="005F3F1D">
            <w:pPr>
              <w:rPr>
                <w:rFonts w:ascii="等线" w:eastAsia="等线" w:hAnsi="等线"/>
                <w:color w:val="000000" w:themeColor="text1"/>
                <w:sz w:val="22"/>
              </w:rPr>
            </w:pPr>
            <w:r>
              <w:rPr>
                <w:rFonts w:ascii="等线" w:eastAsia="等线" w:hAnsi="等线" w:hint="eastAsia"/>
                <w:color w:val="000000"/>
                <w:sz w:val="22"/>
              </w:rPr>
              <w:t>一般的手机应用市场不会收取费用</w:t>
            </w:r>
          </w:p>
        </w:tc>
      </w:tr>
      <w:tr w:rsidR="00CB69FD" w14:paraId="24192950"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12E678AF" w14:textId="77777777" w:rsidR="00CB69FD" w:rsidRDefault="00CB69FD" w:rsidP="005F3F1D">
            <w:pPr>
              <w:rPr>
                <w:rFonts w:ascii="等线" w:eastAsia="等线" w:hAnsi="等线"/>
                <w:color w:val="000000"/>
                <w:sz w:val="22"/>
              </w:rPr>
            </w:pPr>
            <w:r>
              <w:rPr>
                <w:rFonts w:ascii="等线" w:eastAsia="等线" w:hAnsi="等线" w:hint="eastAsia"/>
                <w:color w:val="000000"/>
                <w:sz w:val="22"/>
              </w:rPr>
              <w:t>三、过程性支出</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2EB0850D"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3</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44ED1565"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565A9D14"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6D48FCDA"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r>
      <w:tr w:rsidR="00CB69FD" w14:paraId="2B0C177B" w14:textId="77777777" w:rsidTr="005F3F1D">
        <w:trPr>
          <w:trHeight w:val="56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7452AE1D" w14:textId="77777777" w:rsidR="00CB69FD" w:rsidRDefault="00CB69FD" w:rsidP="005F3F1D">
            <w:pPr>
              <w:rPr>
                <w:rFonts w:ascii="等线" w:eastAsia="等线" w:hAnsi="等线"/>
                <w:color w:val="000000"/>
                <w:sz w:val="22"/>
              </w:rPr>
            </w:pPr>
            <w:r>
              <w:rPr>
                <w:rFonts w:ascii="等线" w:eastAsia="等线" w:hAnsi="等线" w:hint="eastAsia"/>
                <w:color w:val="000000"/>
                <w:sz w:val="22"/>
              </w:rPr>
              <w:t>（1）电费</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22EE7663"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3</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31408484" w14:textId="77777777" w:rsidR="00CB69FD" w:rsidRDefault="00CB69FD" w:rsidP="005F3F1D">
            <w:pPr>
              <w:jc w:val="right"/>
              <w:rPr>
                <w:rFonts w:ascii="等线" w:eastAsia="等线" w:hAnsi="等线"/>
                <w:color w:val="000000"/>
                <w:sz w:val="22"/>
              </w:rPr>
            </w:pPr>
            <w:r>
              <w:rPr>
                <w:rFonts w:ascii="等线" w:eastAsia="等线" w:hAnsi="等线" w:hint="eastAsia"/>
                <w:color w:val="000000"/>
                <w:sz w:val="22"/>
              </w:rPr>
              <w:t>-</w:t>
            </w:r>
            <w:r>
              <w:rPr>
                <w:rFonts w:ascii="等线" w:eastAsia="等线" w:hAnsi="等线"/>
                <w:color w:val="000000"/>
                <w:sz w:val="22"/>
              </w:rPr>
              <w:t>100</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1328798C" w14:textId="77777777" w:rsidR="00CB69FD" w:rsidRDefault="00CB69FD" w:rsidP="005F3F1D">
            <w:pPr>
              <w:jc w:val="right"/>
              <w:rPr>
                <w:rFonts w:ascii="等线" w:eastAsia="等线" w:hAnsi="等线"/>
                <w:color w:val="000000"/>
                <w:sz w:val="22"/>
              </w:rPr>
            </w:pPr>
            <w:r>
              <w:rPr>
                <w:rFonts w:ascii="等线" w:eastAsia="等线" w:hAnsi="等线" w:hint="eastAsia"/>
                <w:color w:val="000000"/>
                <w:sz w:val="22"/>
              </w:rPr>
              <w:t>-</w:t>
            </w:r>
            <w:r>
              <w:rPr>
                <w:rFonts w:ascii="等线" w:eastAsia="等线" w:hAnsi="等线"/>
                <w:color w:val="000000"/>
                <w:sz w:val="22"/>
              </w:rPr>
              <w:t>1200</w:t>
            </w:r>
          </w:p>
        </w:tc>
        <w:tc>
          <w:tcPr>
            <w:tcW w:w="3180" w:type="dxa"/>
            <w:tcBorders>
              <w:top w:val="nil"/>
              <w:left w:val="nil"/>
              <w:bottom w:val="single" w:sz="4" w:space="0" w:color="auto"/>
              <w:right w:val="single" w:sz="4" w:space="0" w:color="auto"/>
            </w:tcBorders>
            <w:shd w:val="clear" w:color="auto" w:fill="FFFFFF" w:themeFill="background1"/>
            <w:vAlign w:val="center"/>
          </w:tcPr>
          <w:p w14:paraId="12CBAF2D" w14:textId="77777777" w:rsidR="00CB69FD" w:rsidRDefault="00CB69FD" w:rsidP="005F3F1D">
            <w:pPr>
              <w:rPr>
                <w:rFonts w:ascii="等线" w:eastAsia="等线" w:hAnsi="等线"/>
                <w:color w:val="000000"/>
                <w:sz w:val="22"/>
              </w:rPr>
            </w:pPr>
            <w:r>
              <w:rPr>
                <w:rFonts w:ascii="等线" w:eastAsia="等线" w:hAnsi="等线" w:hint="eastAsia"/>
                <w:color w:val="000000"/>
                <w:sz w:val="22"/>
              </w:rPr>
              <w:t>由学校提供</w:t>
            </w:r>
          </w:p>
        </w:tc>
      </w:tr>
      <w:tr w:rsidR="00CB69FD" w14:paraId="6EFF4133"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09EDA420" w14:textId="77777777" w:rsidR="00CB69FD" w:rsidRDefault="00CB69FD" w:rsidP="005F3F1D">
            <w:pPr>
              <w:rPr>
                <w:rFonts w:ascii="等线" w:eastAsia="等线" w:hAnsi="等线"/>
                <w:color w:val="000000"/>
                <w:sz w:val="22"/>
              </w:rPr>
            </w:pPr>
            <w:r>
              <w:rPr>
                <w:rFonts w:ascii="等线" w:eastAsia="等线" w:hAnsi="等线" w:hint="eastAsia"/>
                <w:color w:val="000000"/>
                <w:sz w:val="22"/>
              </w:rPr>
              <w:t>（2）宽带费用</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7CBE1C50"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3</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24512E36"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59669EEA"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50EB53EB" w14:textId="77777777" w:rsidR="00CB69FD" w:rsidRDefault="00CB69FD" w:rsidP="005F3F1D">
            <w:pPr>
              <w:rPr>
                <w:rFonts w:ascii="等线" w:eastAsia="等线" w:hAnsi="等线"/>
                <w:color w:val="000000"/>
                <w:sz w:val="22"/>
              </w:rPr>
            </w:pPr>
            <w:r>
              <w:rPr>
                <w:rFonts w:ascii="等线" w:eastAsia="等线" w:hAnsi="等线" w:hint="eastAsia"/>
                <w:color w:val="000000"/>
                <w:sz w:val="22"/>
              </w:rPr>
              <w:t>内网运行无宽带费用</w:t>
            </w:r>
          </w:p>
        </w:tc>
      </w:tr>
      <w:tr w:rsidR="00CB69FD" w14:paraId="5B7526CA" w14:textId="77777777" w:rsidTr="005F3F1D">
        <w:trPr>
          <w:trHeight w:val="56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517531C5" w14:textId="77777777" w:rsidR="00CB69FD" w:rsidRDefault="00CB69FD" w:rsidP="005F3F1D">
            <w:pPr>
              <w:rPr>
                <w:rFonts w:ascii="等线" w:eastAsia="等线" w:hAnsi="等线"/>
                <w:color w:val="000000"/>
                <w:sz w:val="22"/>
              </w:rPr>
            </w:pPr>
            <w:r>
              <w:rPr>
                <w:rFonts w:ascii="等线" w:eastAsia="等线" w:hAnsi="等线" w:hint="eastAsia"/>
                <w:color w:val="000000"/>
                <w:sz w:val="22"/>
              </w:rPr>
              <w:t>（3）人力支出</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1803304E"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3</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4D60DCBA" w14:textId="77777777" w:rsidR="00CB69FD" w:rsidRDefault="00CB69FD" w:rsidP="005F3F1D">
            <w:pPr>
              <w:jc w:val="right"/>
              <w:rPr>
                <w:rFonts w:ascii="等线" w:eastAsia="等线" w:hAnsi="等线"/>
                <w:color w:val="000000"/>
                <w:sz w:val="22"/>
              </w:rPr>
            </w:pPr>
            <w:r>
              <w:rPr>
                <w:rFonts w:ascii="等线" w:eastAsia="等线" w:hAnsi="等线" w:hint="eastAsia"/>
                <w:color w:val="000000"/>
                <w:sz w:val="22"/>
              </w:rPr>
              <w:t>-</w:t>
            </w:r>
            <w:ins w:id="36" w:author="hyx" w:date="2018-11-11T12:59:00Z">
              <w:r>
                <w:rPr>
                  <w:rFonts w:ascii="等线" w:eastAsia="等线" w:hAnsi="等线"/>
                  <w:color w:val="000000"/>
                  <w:sz w:val="22"/>
                </w:rPr>
                <w:t>10401</w:t>
              </w:r>
            </w:ins>
            <w:del w:id="37" w:author="hyx" w:date="2018-11-11T12:59:00Z">
              <w:r>
                <w:rPr>
                  <w:rFonts w:ascii="等线" w:eastAsia="等线" w:hAnsi="等线" w:hint="eastAsia"/>
                  <w:color w:val="000000"/>
                  <w:sz w:val="22"/>
                </w:rPr>
                <w:delText>14561.4</w:delText>
              </w:r>
            </w:del>
          </w:p>
        </w:tc>
        <w:tc>
          <w:tcPr>
            <w:tcW w:w="1766" w:type="dxa"/>
            <w:tcBorders>
              <w:top w:val="nil"/>
              <w:left w:val="nil"/>
              <w:bottom w:val="single" w:sz="4" w:space="0" w:color="auto"/>
              <w:right w:val="single" w:sz="4" w:space="0" w:color="auto"/>
            </w:tcBorders>
            <w:shd w:val="clear" w:color="auto" w:fill="FFFFFF" w:themeFill="background1"/>
            <w:noWrap/>
            <w:vAlign w:val="center"/>
          </w:tcPr>
          <w:p w14:paraId="1800B4D9" w14:textId="393BB634" w:rsidR="00CB69FD" w:rsidRDefault="00CB69FD" w:rsidP="005F3F1D">
            <w:pPr>
              <w:jc w:val="right"/>
              <w:rPr>
                <w:rFonts w:ascii="等线" w:eastAsia="等线" w:hAnsi="等线"/>
                <w:color w:val="000000"/>
                <w:sz w:val="22"/>
              </w:rPr>
            </w:pPr>
            <w:r>
              <w:rPr>
                <w:rFonts w:ascii="等线" w:eastAsia="等线" w:hAnsi="等线" w:hint="eastAsia"/>
                <w:color w:val="000000"/>
                <w:sz w:val="22"/>
              </w:rPr>
              <w:t>-</w:t>
            </w:r>
            <w:r>
              <w:rPr>
                <w:rFonts w:ascii="等线" w:eastAsia="等线" w:hAnsi="等线"/>
                <w:color w:val="000000"/>
                <w:sz w:val="22"/>
              </w:rPr>
              <w:t>52005</w:t>
            </w:r>
            <w:del w:id="38" w:author="hyx" w:date="2018-11-11T12:59:00Z">
              <w:r>
                <w:rPr>
                  <w:rFonts w:ascii="等线" w:eastAsia="等线" w:hAnsi="等线" w:hint="eastAsia"/>
                  <w:color w:val="000000"/>
                  <w:sz w:val="22"/>
                </w:rPr>
                <w:delText>174736.8</w:delText>
              </w:r>
            </w:del>
          </w:p>
        </w:tc>
        <w:tc>
          <w:tcPr>
            <w:tcW w:w="3180" w:type="dxa"/>
            <w:tcBorders>
              <w:top w:val="nil"/>
              <w:left w:val="nil"/>
              <w:bottom w:val="single" w:sz="4" w:space="0" w:color="auto"/>
              <w:right w:val="single" w:sz="4" w:space="0" w:color="auto"/>
            </w:tcBorders>
            <w:shd w:val="clear" w:color="auto" w:fill="FFFFFF" w:themeFill="background1"/>
            <w:vAlign w:val="center"/>
          </w:tcPr>
          <w:p w14:paraId="6E26A42C" w14:textId="77777777" w:rsidR="00CB69FD" w:rsidRDefault="00CB69FD" w:rsidP="005F3F1D">
            <w:pPr>
              <w:rPr>
                <w:rFonts w:ascii="等线" w:eastAsia="等线" w:hAnsi="等线"/>
                <w:color w:val="000000"/>
                <w:sz w:val="22"/>
              </w:rPr>
            </w:pPr>
            <w:r>
              <w:rPr>
                <w:rFonts w:hint="eastAsia"/>
              </w:rPr>
              <w:t>根据</w:t>
            </w:r>
            <w:r>
              <w:rPr>
                <w:rFonts w:hint="eastAsia"/>
              </w:rPr>
              <w:t>201</w:t>
            </w:r>
            <w:ins w:id="39" w:author="hyx" w:date="2018-11-02T10:16:00Z">
              <w:r>
                <w:t>7</w:t>
              </w:r>
            </w:ins>
            <w:del w:id="40" w:author="hyx" w:date="2018-11-02T10:16:00Z">
              <w:r>
                <w:delText>8</w:delText>
              </w:r>
            </w:del>
            <w:r>
              <w:rPr>
                <w:rFonts w:hint="eastAsia"/>
              </w:rPr>
              <w:t>最新劳动人员平均工资为</w:t>
            </w:r>
            <w:r>
              <w:rPr>
                <w:rFonts w:hint="eastAsia"/>
              </w:rPr>
              <w:t>69.34</w:t>
            </w:r>
            <w:r>
              <w:rPr>
                <w:rFonts w:hint="eastAsia"/>
              </w:rPr>
              <w:t>元</w:t>
            </w:r>
            <w:r>
              <w:rPr>
                <w:rFonts w:hint="eastAsia"/>
              </w:rPr>
              <w:t>/</w:t>
            </w:r>
            <w:r>
              <w:rPr>
                <w:rFonts w:hint="eastAsia"/>
              </w:rPr>
              <w:t>小时，每月的平均工作日共计约</w:t>
            </w:r>
            <w:ins w:id="41" w:author="hyx" w:date="2018-11-11T12:59:00Z">
              <w:r>
                <w:t>30</w:t>
              </w:r>
            </w:ins>
            <w:del w:id="42" w:author="hyx" w:date="2018-11-11T12:59:00Z">
              <w:r>
                <w:rPr>
                  <w:rFonts w:hint="eastAsia"/>
                </w:rPr>
                <w:delText>21</w:delText>
              </w:r>
            </w:del>
            <w:r>
              <w:rPr>
                <w:rFonts w:hint="eastAsia"/>
              </w:rPr>
              <w:t>天。因为是课程项目故人力支出不计入总支出。</w:t>
            </w:r>
          </w:p>
        </w:tc>
      </w:tr>
      <w:tr w:rsidR="00CB69FD" w14:paraId="2DAB90B8"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385E087F" w14:textId="77777777" w:rsidR="00CB69FD" w:rsidRDefault="00CB69FD" w:rsidP="005F3F1D">
            <w:pPr>
              <w:rPr>
                <w:rFonts w:ascii="等线" w:eastAsia="等线" w:hAnsi="等线"/>
                <w:color w:val="000000"/>
                <w:sz w:val="22"/>
              </w:rPr>
            </w:pPr>
            <w:r>
              <w:rPr>
                <w:rFonts w:ascii="等线" w:eastAsia="等线" w:hAnsi="等线" w:hint="eastAsia"/>
                <w:color w:val="000000"/>
                <w:sz w:val="22"/>
              </w:rPr>
              <w:t>四、增资情况</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0A78C64F"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4</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565C73D4"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33D46F85"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77C7238B"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r>
      <w:tr w:rsidR="00CB69FD" w14:paraId="70956DC7" w14:textId="77777777" w:rsidTr="005F3F1D">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29DBBB30" w14:textId="77777777" w:rsidR="00CB69FD" w:rsidRDefault="00CB69FD" w:rsidP="005F3F1D">
            <w:pPr>
              <w:rPr>
                <w:rFonts w:ascii="等线" w:eastAsia="等线" w:hAnsi="等线"/>
                <w:color w:val="000000"/>
                <w:sz w:val="22"/>
              </w:rPr>
            </w:pPr>
            <w:r>
              <w:rPr>
                <w:rFonts w:ascii="等线" w:eastAsia="等线" w:hAnsi="等线" w:hint="eastAsia"/>
                <w:color w:val="000000"/>
                <w:sz w:val="22"/>
              </w:rPr>
              <w:t>五、其他款项</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6DA8D9D5" w14:textId="77777777" w:rsidR="00CB69FD" w:rsidRDefault="00CB69FD" w:rsidP="005F3F1D">
            <w:pPr>
              <w:jc w:val="center"/>
              <w:rPr>
                <w:rFonts w:ascii="等线" w:eastAsia="等线" w:hAnsi="等线"/>
                <w:color w:val="000000"/>
                <w:sz w:val="22"/>
              </w:rPr>
            </w:pPr>
            <w:r>
              <w:rPr>
                <w:rFonts w:ascii="等线" w:eastAsia="等线" w:hAnsi="等线" w:hint="eastAsia"/>
                <w:color w:val="000000"/>
                <w:sz w:val="22"/>
              </w:rPr>
              <w:t>5</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01B99F78"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49275F0A"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0675CF11" w14:textId="77777777" w:rsidR="00CB69FD" w:rsidRDefault="00CB69FD" w:rsidP="005F3F1D">
            <w:pPr>
              <w:rPr>
                <w:rFonts w:ascii="等线" w:eastAsia="等线" w:hAnsi="等线"/>
                <w:color w:val="000000"/>
                <w:sz w:val="22"/>
              </w:rPr>
            </w:pPr>
            <w:r>
              <w:rPr>
                <w:rFonts w:ascii="等线" w:eastAsia="等线" w:hAnsi="等线" w:hint="eastAsia"/>
                <w:color w:val="000000"/>
                <w:sz w:val="22"/>
              </w:rPr>
              <w:t>/</w:t>
            </w:r>
          </w:p>
        </w:tc>
      </w:tr>
      <w:tr w:rsidR="00CB69FD" w14:paraId="5E88FA2D" w14:textId="77777777" w:rsidTr="005F3F1D">
        <w:trPr>
          <w:trHeight w:val="280"/>
        </w:trPr>
        <w:tc>
          <w:tcPr>
            <w:tcW w:w="9826" w:type="dxa"/>
            <w:gridSpan w:val="5"/>
            <w:tcBorders>
              <w:top w:val="nil"/>
              <w:left w:val="single" w:sz="4" w:space="0" w:color="auto"/>
              <w:bottom w:val="single" w:sz="4" w:space="0" w:color="auto"/>
              <w:right w:val="single" w:sz="4" w:space="0" w:color="auto"/>
            </w:tcBorders>
            <w:shd w:val="clear" w:color="auto" w:fill="FFFFFF" w:themeFill="background1"/>
            <w:noWrap/>
            <w:vAlign w:val="center"/>
          </w:tcPr>
          <w:p w14:paraId="2FA16ABF" w14:textId="2CD8513D" w:rsidR="00CB69FD" w:rsidRDefault="00CB69FD" w:rsidP="005F3F1D">
            <w:pPr>
              <w:rPr>
                <w:rFonts w:ascii="等线" w:eastAsia="等线" w:hAnsi="等线"/>
                <w:color w:val="000000"/>
                <w:sz w:val="22"/>
              </w:rPr>
            </w:pPr>
            <w:r>
              <w:rPr>
                <w:rFonts w:ascii="等线" w:eastAsia="等线" w:hAnsi="等线" w:hint="eastAsia"/>
                <w:color w:val="000000"/>
                <w:sz w:val="22"/>
              </w:rPr>
              <w:t>财务负责人：陈妍蓝</w:t>
            </w:r>
          </w:p>
        </w:tc>
      </w:tr>
      <w:bookmarkEnd w:id="35"/>
    </w:tbl>
    <w:p w14:paraId="06F24786" w14:textId="77777777" w:rsidR="00CB69FD" w:rsidRPr="00CB69FD" w:rsidRDefault="00CB69FD" w:rsidP="00CB69FD"/>
    <w:p w14:paraId="1F26E2F7" w14:textId="27C9E191" w:rsidR="004C1912" w:rsidRDefault="004C1912" w:rsidP="004C1912">
      <w:pPr>
        <w:pStyle w:val="1"/>
      </w:pPr>
      <w:bookmarkStart w:id="43" w:name="_Toc531382744"/>
      <w:r>
        <w:t xml:space="preserve">6 </w:t>
      </w:r>
      <w:r>
        <w:rPr>
          <w:rFonts w:hint="eastAsia"/>
        </w:rPr>
        <w:t>人力资源管理计划</w:t>
      </w:r>
      <w:bookmarkEnd w:id="43"/>
    </w:p>
    <w:p w14:paraId="3CA7179B" w14:textId="33F06CAD" w:rsidR="004C1912" w:rsidRDefault="00C35922" w:rsidP="00C35922">
      <w:pPr>
        <w:pStyle w:val="2"/>
      </w:pPr>
      <w:bookmarkStart w:id="44" w:name="_Toc531382745"/>
      <w:r>
        <w:t xml:space="preserve">6.1 </w:t>
      </w:r>
      <w:r>
        <w:t>角色与职责</w:t>
      </w:r>
      <w:bookmarkEnd w:id="44"/>
    </w:p>
    <w:p w14:paraId="2985F6A0" w14:textId="19796F76" w:rsidR="00C35922" w:rsidRDefault="00C35922" w:rsidP="00C35922">
      <w:pPr>
        <w:pStyle w:val="3"/>
      </w:pPr>
      <w:bookmarkStart w:id="45" w:name="_Toc531382746"/>
      <w:r>
        <w:rPr>
          <w:rFonts w:hint="eastAsia"/>
        </w:rPr>
        <w:t>6</w:t>
      </w:r>
      <w:r>
        <w:t xml:space="preserve">.1.1 </w:t>
      </w:r>
      <w:r>
        <w:rPr>
          <w:rFonts w:hint="eastAsia"/>
        </w:rPr>
        <w:t>项目经理</w:t>
      </w:r>
      <w:bookmarkEnd w:id="45"/>
    </w:p>
    <w:p w14:paraId="62B5C9DF" w14:textId="1D1652CA" w:rsidR="00C35922" w:rsidRDefault="00C35922" w:rsidP="00C35922">
      <w:r>
        <w:tab/>
      </w:r>
      <w:r>
        <w:rPr>
          <w:rFonts w:hint="eastAsia"/>
        </w:rPr>
        <w:t>本职概述：</w:t>
      </w:r>
    </w:p>
    <w:p w14:paraId="7C72C614" w14:textId="442B23ED" w:rsidR="00C35922" w:rsidRDefault="00C35922" w:rsidP="00C35922">
      <w:r>
        <w:tab/>
      </w:r>
      <w:r>
        <w:tab/>
      </w:r>
      <w:r>
        <w:rPr>
          <w:rFonts w:hint="eastAsia"/>
        </w:rPr>
        <w:t>负责项目管理工作，安排项目资源，对项目的规模、进度、工作量、质量、风险、缺陷等进行控制，保证项目按计划运行，实现课程下达的项目目标。</w:t>
      </w:r>
    </w:p>
    <w:tbl>
      <w:tblPr>
        <w:tblStyle w:val="1-1"/>
        <w:tblW w:w="9634" w:type="dxa"/>
        <w:tblLayout w:type="fixed"/>
        <w:tblLook w:val="04A0" w:firstRow="1" w:lastRow="0" w:firstColumn="1" w:lastColumn="0" w:noHBand="0" w:noVBand="1"/>
      </w:tblPr>
      <w:tblGrid>
        <w:gridCol w:w="1129"/>
        <w:gridCol w:w="851"/>
        <w:gridCol w:w="1701"/>
        <w:gridCol w:w="1276"/>
        <w:gridCol w:w="1134"/>
        <w:gridCol w:w="1275"/>
        <w:gridCol w:w="2268"/>
      </w:tblGrid>
      <w:tr w:rsidR="00343CE3" w14:paraId="7494738C" w14:textId="77777777" w:rsidTr="00343C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5C87AB1" w14:textId="6FC2F4D8" w:rsidR="00343CE3" w:rsidRDefault="00343CE3" w:rsidP="00C35922">
            <w:r>
              <w:rPr>
                <w:rFonts w:hint="eastAsia"/>
              </w:rPr>
              <w:t>职务</w:t>
            </w:r>
          </w:p>
        </w:tc>
        <w:tc>
          <w:tcPr>
            <w:tcW w:w="851" w:type="dxa"/>
          </w:tcPr>
          <w:p w14:paraId="5717B4E9" w14:textId="4DF109C1" w:rsidR="00343CE3" w:rsidRDefault="00343CE3" w:rsidP="00C35922">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701" w:type="dxa"/>
          </w:tcPr>
          <w:p w14:paraId="43843BF7" w14:textId="428F7062" w:rsidR="00343CE3" w:rsidRDefault="00343CE3" w:rsidP="00C35922">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276" w:type="dxa"/>
          </w:tcPr>
          <w:p w14:paraId="42FD4D18" w14:textId="2D0F1216" w:rsidR="00343CE3" w:rsidRDefault="00343CE3" w:rsidP="00C35922">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34" w:type="dxa"/>
          </w:tcPr>
          <w:p w14:paraId="0A836DCF" w14:textId="722163F6" w:rsidR="00343CE3" w:rsidRDefault="00343CE3" w:rsidP="00C35922">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275" w:type="dxa"/>
          </w:tcPr>
          <w:p w14:paraId="6F185ABD" w14:textId="78B9E4EB" w:rsidR="00343CE3" w:rsidRDefault="00343CE3" w:rsidP="00C35922">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268" w:type="dxa"/>
          </w:tcPr>
          <w:p w14:paraId="145DFBE0" w14:textId="7D115113" w:rsidR="00343CE3" w:rsidRDefault="00343CE3" w:rsidP="00C35922">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343CE3" w14:paraId="11AE93EC" w14:textId="77777777" w:rsidTr="00343CE3">
        <w:tc>
          <w:tcPr>
            <w:cnfStyle w:val="001000000000" w:firstRow="0" w:lastRow="0" w:firstColumn="1" w:lastColumn="0" w:oddVBand="0" w:evenVBand="0" w:oddHBand="0" w:evenHBand="0" w:firstRowFirstColumn="0" w:firstRowLastColumn="0" w:lastRowFirstColumn="0" w:lastRowLastColumn="0"/>
            <w:tcW w:w="1129" w:type="dxa"/>
          </w:tcPr>
          <w:p w14:paraId="7E21C462" w14:textId="7129486B" w:rsidR="00343CE3" w:rsidRDefault="00343CE3" w:rsidP="00C35922">
            <w:r>
              <w:rPr>
                <w:rFonts w:hint="eastAsia"/>
              </w:rPr>
              <w:t>项目经理</w:t>
            </w:r>
          </w:p>
        </w:tc>
        <w:tc>
          <w:tcPr>
            <w:tcW w:w="851" w:type="dxa"/>
          </w:tcPr>
          <w:p w14:paraId="7077CD9F" w14:textId="57CC2695" w:rsidR="00343CE3" w:rsidRDefault="00343CE3" w:rsidP="00C35922">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701" w:type="dxa"/>
          </w:tcPr>
          <w:p w14:paraId="3F184DDD" w14:textId="649D1DD7" w:rsidR="00343CE3" w:rsidRDefault="00343CE3" w:rsidP="00C35922">
            <w:pPr>
              <w:cnfStyle w:val="000000000000" w:firstRow="0" w:lastRow="0" w:firstColumn="0" w:lastColumn="0" w:oddVBand="0" w:evenVBand="0" w:oddHBand="0" w:evenHBand="0" w:firstRowFirstColumn="0" w:firstRowLastColumn="0" w:lastRowFirstColumn="0" w:lastRowLastColumn="0"/>
            </w:pPr>
            <w:r>
              <w:rPr>
                <w:rFonts w:hint="eastAsia"/>
              </w:rPr>
              <w:t>负责任务的分配，部分文档的审核</w:t>
            </w:r>
          </w:p>
        </w:tc>
        <w:tc>
          <w:tcPr>
            <w:tcW w:w="1276" w:type="dxa"/>
          </w:tcPr>
          <w:p w14:paraId="226FEFED" w14:textId="56387AD1" w:rsidR="00343CE3" w:rsidRDefault="00343CE3" w:rsidP="00C35922">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134" w:type="dxa"/>
          </w:tcPr>
          <w:p w14:paraId="3B542C5E" w14:textId="175D0204" w:rsidR="00343CE3" w:rsidRDefault="00343CE3" w:rsidP="00C35922">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275" w:type="dxa"/>
          </w:tcPr>
          <w:p w14:paraId="2736E0C0" w14:textId="6B322062" w:rsidR="00343CE3" w:rsidRDefault="00343CE3" w:rsidP="00C35922">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268" w:type="dxa"/>
          </w:tcPr>
          <w:p w14:paraId="7F58EDFA" w14:textId="6B5B2265" w:rsidR="00343CE3" w:rsidRDefault="00343CE3" w:rsidP="00C35922">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bl>
    <w:p w14:paraId="460E2665" w14:textId="43A66BA8" w:rsidR="00C35922" w:rsidRDefault="00343CE3" w:rsidP="00343CE3">
      <w:pPr>
        <w:pStyle w:val="3"/>
      </w:pPr>
      <w:bookmarkStart w:id="46" w:name="_Toc531382747"/>
      <w:r>
        <w:rPr>
          <w:rFonts w:hint="eastAsia"/>
        </w:rPr>
        <w:t>6</w:t>
      </w:r>
      <w:r>
        <w:t xml:space="preserve">.1.2 </w:t>
      </w:r>
      <w:r>
        <w:t>任务审核员</w:t>
      </w:r>
      <w:bookmarkEnd w:id="46"/>
    </w:p>
    <w:p w14:paraId="627CE8DE" w14:textId="499D7FDC" w:rsidR="00343CE3" w:rsidRDefault="00343CE3" w:rsidP="00343CE3">
      <w:r>
        <w:tab/>
      </w:r>
      <w:r>
        <w:t>本职概述：</w:t>
      </w:r>
    </w:p>
    <w:p w14:paraId="3A3EF0A4" w14:textId="33320B90" w:rsidR="00343CE3" w:rsidRDefault="00343CE3" w:rsidP="00343CE3">
      <w:r>
        <w:tab/>
      </w:r>
      <w:r>
        <w:tab/>
      </w:r>
      <w:r>
        <w:t>对分配下去任务的完成情况进行审查与核实并进行评价</w:t>
      </w:r>
    </w:p>
    <w:tbl>
      <w:tblPr>
        <w:tblStyle w:val="1-1"/>
        <w:tblW w:w="9634" w:type="dxa"/>
        <w:tblLook w:val="04A0" w:firstRow="1" w:lastRow="0" w:firstColumn="1" w:lastColumn="0" w:noHBand="0" w:noVBand="1"/>
      </w:tblPr>
      <w:tblGrid>
        <w:gridCol w:w="489"/>
        <w:gridCol w:w="489"/>
        <w:gridCol w:w="1984"/>
        <w:gridCol w:w="1387"/>
        <w:gridCol w:w="1216"/>
        <w:gridCol w:w="1494"/>
        <w:gridCol w:w="2575"/>
      </w:tblGrid>
      <w:tr w:rsidR="00343CE3" w14:paraId="6FCB0AC0" w14:textId="77777777" w:rsidTr="00DD4D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dxa"/>
          </w:tcPr>
          <w:p w14:paraId="047304D2" w14:textId="5FFFC8E4" w:rsidR="00343CE3" w:rsidRDefault="00343CE3" w:rsidP="00343CE3">
            <w:r>
              <w:rPr>
                <w:rFonts w:hint="eastAsia"/>
              </w:rPr>
              <w:t>职务</w:t>
            </w:r>
          </w:p>
        </w:tc>
        <w:tc>
          <w:tcPr>
            <w:tcW w:w="489" w:type="dxa"/>
          </w:tcPr>
          <w:p w14:paraId="4B8C944D" w14:textId="43FAE22D" w:rsidR="00343CE3" w:rsidRDefault="00343CE3" w:rsidP="00343CE3">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984" w:type="dxa"/>
          </w:tcPr>
          <w:p w14:paraId="6B2227A9" w14:textId="104170FE" w:rsidR="00343CE3" w:rsidRDefault="00343CE3" w:rsidP="00343CE3">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387" w:type="dxa"/>
          </w:tcPr>
          <w:p w14:paraId="1858687F" w14:textId="394366AD" w:rsidR="00343CE3" w:rsidRDefault="00343CE3" w:rsidP="00343CE3">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216" w:type="dxa"/>
          </w:tcPr>
          <w:p w14:paraId="12AD8B68" w14:textId="0D868258" w:rsidR="00343CE3" w:rsidRDefault="00343CE3" w:rsidP="00343CE3">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494" w:type="dxa"/>
          </w:tcPr>
          <w:p w14:paraId="26C9E242" w14:textId="7C431CC4" w:rsidR="00343CE3" w:rsidRDefault="00343CE3" w:rsidP="00343CE3">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575" w:type="dxa"/>
          </w:tcPr>
          <w:p w14:paraId="29F9D0C6" w14:textId="35B39140" w:rsidR="00343CE3" w:rsidRDefault="00343CE3" w:rsidP="00343CE3">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343CE3" w14:paraId="04A7C966"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5B686B3F" w14:textId="2F45C6DB" w:rsidR="00343CE3" w:rsidRDefault="00343CE3" w:rsidP="00343CE3">
            <w:r>
              <w:rPr>
                <w:rFonts w:hint="eastAsia"/>
              </w:rPr>
              <w:t>任务审核员</w:t>
            </w:r>
          </w:p>
        </w:tc>
        <w:tc>
          <w:tcPr>
            <w:tcW w:w="489" w:type="dxa"/>
          </w:tcPr>
          <w:p w14:paraId="4FE747B2" w14:textId="44D81C71"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984" w:type="dxa"/>
          </w:tcPr>
          <w:p w14:paraId="76B66282" w14:textId="366D9F41"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负责项目计划，需求工程计划，项目总结报告</w:t>
            </w:r>
          </w:p>
        </w:tc>
        <w:tc>
          <w:tcPr>
            <w:tcW w:w="1387" w:type="dxa"/>
          </w:tcPr>
          <w:p w14:paraId="4DEE162D" w14:textId="38ECDB16"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216" w:type="dxa"/>
          </w:tcPr>
          <w:p w14:paraId="41D5AD6A" w14:textId="719DA6E4"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494" w:type="dxa"/>
          </w:tcPr>
          <w:p w14:paraId="3D6A9905" w14:textId="4818791B" w:rsidR="00343CE3" w:rsidRDefault="00343CE3" w:rsidP="00343CE3">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575" w:type="dxa"/>
          </w:tcPr>
          <w:p w14:paraId="3D7D22AB" w14:textId="6DEAD972"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r w:rsidR="00343CE3" w14:paraId="0C62B10D"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33E60846" w14:textId="3D013A82" w:rsidR="00343CE3" w:rsidRDefault="00343CE3" w:rsidP="00343CE3">
            <w:r>
              <w:rPr>
                <w:rFonts w:hint="eastAsia"/>
              </w:rPr>
              <w:t>任务审核员</w:t>
            </w:r>
          </w:p>
        </w:tc>
        <w:tc>
          <w:tcPr>
            <w:tcW w:w="489" w:type="dxa"/>
          </w:tcPr>
          <w:p w14:paraId="1AD84471" w14:textId="31C7ECE0"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陈遵义</w:t>
            </w:r>
          </w:p>
        </w:tc>
        <w:tc>
          <w:tcPr>
            <w:tcW w:w="1984" w:type="dxa"/>
          </w:tcPr>
          <w:p w14:paraId="75C662D0" w14:textId="72D36005"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负责需求工程计划初步、软</w:t>
            </w:r>
            <w:r w:rsidR="005F3F1D">
              <w:rPr>
                <w:rFonts w:hint="eastAsia"/>
              </w:rPr>
              <w:t>件</w:t>
            </w:r>
            <w:r>
              <w:rPr>
                <w:rFonts w:hint="eastAsia"/>
              </w:rPr>
              <w:t>需求变更文档</w:t>
            </w:r>
          </w:p>
        </w:tc>
        <w:tc>
          <w:tcPr>
            <w:tcW w:w="1387" w:type="dxa"/>
          </w:tcPr>
          <w:p w14:paraId="56C9B581" w14:textId="4015ABD4"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18758285818</w:t>
            </w:r>
          </w:p>
        </w:tc>
        <w:tc>
          <w:tcPr>
            <w:tcW w:w="1216" w:type="dxa"/>
          </w:tcPr>
          <w:p w14:paraId="1344FE17" w14:textId="0A0A392A"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017175448</w:t>
            </w:r>
          </w:p>
        </w:tc>
        <w:tc>
          <w:tcPr>
            <w:tcW w:w="1494" w:type="dxa"/>
          </w:tcPr>
          <w:p w14:paraId="58D4853B" w14:textId="4818DEA1"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czy1017175448</w:t>
            </w:r>
          </w:p>
        </w:tc>
        <w:tc>
          <w:tcPr>
            <w:tcW w:w="2575" w:type="dxa"/>
          </w:tcPr>
          <w:p w14:paraId="6C081035" w14:textId="7E849C6F" w:rsidR="00343CE3" w:rsidRDefault="00DD4DD2" w:rsidP="00343CE3">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31602039@stu.zucc.edu.cn</w:t>
            </w:r>
          </w:p>
        </w:tc>
      </w:tr>
      <w:tr w:rsidR="00343CE3" w14:paraId="20959149"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412EF380" w14:textId="732E5993" w:rsidR="00343CE3" w:rsidRDefault="00343CE3" w:rsidP="00343CE3">
            <w:r>
              <w:rPr>
                <w:rFonts w:hint="eastAsia"/>
              </w:rPr>
              <w:t>任务审核员</w:t>
            </w:r>
          </w:p>
        </w:tc>
        <w:tc>
          <w:tcPr>
            <w:tcW w:w="489" w:type="dxa"/>
          </w:tcPr>
          <w:p w14:paraId="41403CAF" w14:textId="03DC1B87"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宋翼虎</w:t>
            </w:r>
          </w:p>
        </w:tc>
        <w:tc>
          <w:tcPr>
            <w:tcW w:w="1984" w:type="dxa"/>
          </w:tcPr>
          <w:p w14:paraId="5864CE7A" w14:textId="3604A1AA"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负责概要设计说明</w:t>
            </w:r>
          </w:p>
        </w:tc>
        <w:tc>
          <w:tcPr>
            <w:tcW w:w="1387" w:type="dxa"/>
          </w:tcPr>
          <w:p w14:paraId="2E521469" w14:textId="1EB13C99"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3588742234</w:t>
            </w:r>
          </w:p>
        </w:tc>
        <w:tc>
          <w:tcPr>
            <w:tcW w:w="1216" w:type="dxa"/>
          </w:tcPr>
          <w:p w14:paraId="1DE5BDD0" w14:textId="0171202B"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2</w:t>
            </w:r>
            <w:r>
              <w:rPr>
                <w:rFonts w:ascii="Times New Roman" w:hAnsi="Times New Roman"/>
                <w:kern w:val="0"/>
                <w:sz w:val="20"/>
                <w:szCs w:val="20"/>
              </w:rPr>
              <w:t>51822486</w:t>
            </w:r>
          </w:p>
        </w:tc>
        <w:tc>
          <w:tcPr>
            <w:tcW w:w="1494" w:type="dxa"/>
          </w:tcPr>
          <w:p w14:paraId="11AF9AD9" w14:textId="1B0A654B"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syh251822486</w:t>
            </w:r>
          </w:p>
        </w:tc>
        <w:tc>
          <w:tcPr>
            <w:tcW w:w="2575" w:type="dxa"/>
          </w:tcPr>
          <w:p w14:paraId="18D438D9" w14:textId="099DF498" w:rsidR="00343CE3" w:rsidRDefault="00DD4DD2" w:rsidP="00343CE3">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31601405@stu.zucc.edu.cn</w:t>
            </w:r>
          </w:p>
        </w:tc>
      </w:tr>
      <w:tr w:rsidR="00DD4DD2" w14:paraId="170BD97C"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24F356B1" w14:textId="542F6020" w:rsidR="00DD4DD2" w:rsidRDefault="00DD4DD2" w:rsidP="00DD4DD2">
            <w:r>
              <w:rPr>
                <w:rFonts w:hint="eastAsia"/>
              </w:rPr>
              <w:t>任务审核员</w:t>
            </w:r>
          </w:p>
        </w:tc>
        <w:tc>
          <w:tcPr>
            <w:tcW w:w="489" w:type="dxa"/>
          </w:tcPr>
          <w:p w14:paraId="26518E7B" w14:textId="1E4DE597"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hint="eastAsia"/>
              </w:rPr>
              <w:t>郑巧雁</w:t>
            </w:r>
          </w:p>
        </w:tc>
        <w:tc>
          <w:tcPr>
            <w:tcW w:w="1984" w:type="dxa"/>
          </w:tcPr>
          <w:p w14:paraId="21D3D7C8" w14:textId="0416C725"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hint="eastAsia"/>
              </w:rPr>
              <w:t>负责质量保证计划，软件需求规格说明书</w:t>
            </w:r>
          </w:p>
        </w:tc>
        <w:tc>
          <w:tcPr>
            <w:tcW w:w="1387" w:type="dxa"/>
          </w:tcPr>
          <w:p w14:paraId="5709D7FD" w14:textId="2B0B9468"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3656648591</w:t>
            </w:r>
          </w:p>
        </w:tc>
        <w:tc>
          <w:tcPr>
            <w:tcW w:w="1216" w:type="dxa"/>
          </w:tcPr>
          <w:p w14:paraId="2FAFF7ED" w14:textId="4D006C59"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3</w:t>
            </w:r>
            <w:r>
              <w:rPr>
                <w:rFonts w:ascii="Times New Roman" w:hAnsi="Times New Roman"/>
                <w:kern w:val="0"/>
                <w:sz w:val="20"/>
                <w:szCs w:val="20"/>
              </w:rPr>
              <w:t>10602686</w:t>
            </w:r>
          </w:p>
        </w:tc>
        <w:tc>
          <w:tcPr>
            <w:tcW w:w="1494" w:type="dxa"/>
          </w:tcPr>
          <w:p w14:paraId="0CC711F9" w14:textId="58773249"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z310302682</w:t>
            </w:r>
          </w:p>
        </w:tc>
        <w:tc>
          <w:tcPr>
            <w:tcW w:w="2575" w:type="dxa"/>
          </w:tcPr>
          <w:p w14:paraId="4C092CE3" w14:textId="1FBDBDEA"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31401323@stu.zucc.edu.cn</w:t>
            </w:r>
          </w:p>
        </w:tc>
      </w:tr>
      <w:tr w:rsidR="00DD4DD2" w14:paraId="37D6BF72"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3CA3156E" w14:textId="3887920E" w:rsidR="00DD4DD2" w:rsidRDefault="00DD4DD2" w:rsidP="00DD4DD2">
            <w:bookmarkStart w:id="47" w:name="_Hlk530916770"/>
            <w:r>
              <w:rPr>
                <w:rFonts w:hint="eastAsia"/>
              </w:rPr>
              <w:t>任务审核员</w:t>
            </w:r>
          </w:p>
        </w:tc>
        <w:tc>
          <w:tcPr>
            <w:tcW w:w="489" w:type="dxa"/>
          </w:tcPr>
          <w:p w14:paraId="5779FD51" w14:textId="5DD70E56"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hint="eastAsia"/>
              </w:rPr>
              <w:t>张琪</w:t>
            </w:r>
          </w:p>
        </w:tc>
        <w:tc>
          <w:tcPr>
            <w:tcW w:w="1984" w:type="dxa"/>
          </w:tcPr>
          <w:p w14:paraId="7DF7FCE4" w14:textId="2398DC9B"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hint="eastAsia"/>
              </w:rPr>
              <w:t>测试计划，安装部署计划，培训计划，系统维护计划</w:t>
            </w:r>
          </w:p>
        </w:tc>
        <w:tc>
          <w:tcPr>
            <w:tcW w:w="1387" w:type="dxa"/>
          </w:tcPr>
          <w:p w14:paraId="2DADA952" w14:textId="35E39F4E"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5968889260</w:t>
            </w:r>
          </w:p>
        </w:tc>
        <w:tc>
          <w:tcPr>
            <w:tcW w:w="1216" w:type="dxa"/>
          </w:tcPr>
          <w:p w14:paraId="7A45773E" w14:textId="6DA7A2A5"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056402665</w:t>
            </w:r>
          </w:p>
        </w:tc>
        <w:tc>
          <w:tcPr>
            <w:tcW w:w="1494" w:type="dxa"/>
          </w:tcPr>
          <w:p w14:paraId="55FC782A" w14:textId="48E2F078"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X</w:t>
            </w:r>
            <w:r>
              <w:rPr>
                <w:rFonts w:ascii="Times New Roman" w:hAnsi="Times New Roman"/>
                <w:kern w:val="0"/>
                <w:sz w:val="20"/>
                <w:szCs w:val="20"/>
              </w:rPr>
              <w:t>YQQ-9703</w:t>
            </w:r>
          </w:p>
        </w:tc>
        <w:tc>
          <w:tcPr>
            <w:tcW w:w="2575" w:type="dxa"/>
          </w:tcPr>
          <w:p w14:paraId="519AB9CD" w14:textId="062513F8"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31601384@stu.zucc.edu.cn</w:t>
            </w:r>
          </w:p>
        </w:tc>
      </w:tr>
      <w:bookmarkEnd w:id="47"/>
    </w:tbl>
    <w:p w14:paraId="21F26B0E" w14:textId="77777777" w:rsidR="00343CE3" w:rsidRPr="00343CE3" w:rsidRDefault="00343CE3" w:rsidP="00343CE3"/>
    <w:p w14:paraId="06DF4920" w14:textId="06479783" w:rsidR="004C1912" w:rsidRDefault="00DD4DD2" w:rsidP="00DD4DD2">
      <w:pPr>
        <w:pStyle w:val="3"/>
      </w:pPr>
      <w:bookmarkStart w:id="48" w:name="_Toc531382748"/>
      <w:r>
        <w:rPr>
          <w:rFonts w:hint="eastAsia"/>
        </w:rPr>
        <w:t>6</w:t>
      </w:r>
      <w:r>
        <w:t xml:space="preserve">.1.3 </w:t>
      </w:r>
      <w:r>
        <w:t>计划调整员</w:t>
      </w:r>
      <w:bookmarkEnd w:id="48"/>
    </w:p>
    <w:p w14:paraId="038C347E" w14:textId="1CB667EA" w:rsidR="00DD4DD2" w:rsidRDefault="00DD4DD2" w:rsidP="00DD4DD2">
      <w:r>
        <w:tab/>
      </w:r>
      <w:r>
        <w:rPr>
          <w:rFonts w:hint="eastAsia"/>
        </w:rPr>
        <w:t>本职概述：</w:t>
      </w:r>
    </w:p>
    <w:p w14:paraId="1CBD4A4F" w14:textId="391B9D08" w:rsidR="00DD4DD2" w:rsidRPr="00DD4DD2" w:rsidRDefault="00DD4DD2" w:rsidP="00DD4DD2">
      <w:r>
        <w:tab/>
      </w:r>
      <w:r>
        <w:tab/>
      </w:r>
      <w:r>
        <w:rPr>
          <w:rFonts w:hint="eastAsia"/>
        </w:rPr>
        <w:t>更新甘特图，调整计划</w:t>
      </w:r>
    </w:p>
    <w:tbl>
      <w:tblPr>
        <w:tblStyle w:val="1-1"/>
        <w:tblW w:w="9634" w:type="dxa"/>
        <w:tblLayout w:type="fixed"/>
        <w:tblLook w:val="04A0" w:firstRow="1" w:lastRow="0" w:firstColumn="1" w:lastColumn="0" w:noHBand="0" w:noVBand="1"/>
      </w:tblPr>
      <w:tblGrid>
        <w:gridCol w:w="1129"/>
        <w:gridCol w:w="851"/>
        <w:gridCol w:w="1701"/>
        <w:gridCol w:w="1276"/>
        <w:gridCol w:w="1134"/>
        <w:gridCol w:w="1275"/>
        <w:gridCol w:w="2268"/>
      </w:tblGrid>
      <w:tr w:rsidR="00DD4DD2" w14:paraId="2FDEA053"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526433E" w14:textId="77777777" w:rsidR="00DD4DD2" w:rsidRDefault="00DD4DD2" w:rsidP="005D73C7">
            <w:r>
              <w:rPr>
                <w:rFonts w:hint="eastAsia"/>
              </w:rPr>
              <w:t>职务</w:t>
            </w:r>
          </w:p>
        </w:tc>
        <w:tc>
          <w:tcPr>
            <w:tcW w:w="851" w:type="dxa"/>
          </w:tcPr>
          <w:p w14:paraId="47EE737F"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701" w:type="dxa"/>
          </w:tcPr>
          <w:p w14:paraId="21D19E0A"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276" w:type="dxa"/>
          </w:tcPr>
          <w:p w14:paraId="01A8A361"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34" w:type="dxa"/>
          </w:tcPr>
          <w:p w14:paraId="3D906720"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275" w:type="dxa"/>
          </w:tcPr>
          <w:p w14:paraId="67D11AE1"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268" w:type="dxa"/>
          </w:tcPr>
          <w:p w14:paraId="5C011063"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DD4DD2" w14:paraId="72ED691B" w14:textId="77777777" w:rsidTr="005D73C7">
        <w:tc>
          <w:tcPr>
            <w:cnfStyle w:val="001000000000" w:firstRow="0" w:lastRow="0" w:firstColumn="1" w:lastColumn="0" w:oddVBand="0" w:evenVBand="0" w:oddHBand="0" w:evenHBand="0" w:firstRowFirstColumn="0" w:firstRowLastColumn="0" w:lastRowFirstColumn="0" w:lastRowLastColumn="0"/>
            <w:tcW w:w="1129" w:type="dxa"/>
          </w:tcPr>
          <w:p w14:paraId="0AB95B62" w14:textId="67005451" w:rsidR="00DD4DD2" w:rsidRDefault="00DD4DD2" w:rsidP="005D73C7">
            <w:r>
              <w:rPr>
                <w:rFonts w:hint="eastAsia"/>
              </w:rPr>
              <w:t>计划调整员</w:t>
            </w:r>
          </w:p>
        </w:tc>
        <w:tc>
          <w:tcPr>
            <w:tcW w:w="851" w:type="dxa"/>
          </w:tcPr>
          <w:p w14:paraId="03F3802B"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701" w:type="dxa"/>
          </w:tcPr>
          <w:p w14:paraId="2F88A2A0" w14:textId="3E2C03FD"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在会议结束后，根据前一周完成任务的情况与本周任务分配情况更新计划和甘特图</w:t>
            </w:r>
          </w:p>
        </w:tc>
        <w:tc>
          <w:tcPr>
            <w:tcW w:w="1276" w:type="dxa"/>
          </w:tcPr>
          <w:p w14:paraId="27D3A606"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134" w:type="dxa"/>
          </w:tcPr>
          <w:p w14:paraId="7D94FC1B"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275" w:type="dxa"/>
          </w:tcPr>
          <w:p w14:paraId="5798A665"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268" w:type="dxa"/>
          </w:tcPr>
          <w:p w14:paraId="16346402"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bl>
    <w:p w14:paraId="41A7BC38" w14:textId="39A1D85A" w:rsidR="00DD4DD2" w:rsidRDefault="00DD4DD2" w:rsidP="00DD4DD2"/>
    <w:p w14:paraId="10F5CD90" w14:textId="59D99F68" w:rsidR="00DD4DD2" w:rsidRDefault="00DD4DD2" w:rsidP="00DD4DD2">
      <w:pPr>
        <w:pStyle w:val="3"/>
      </w:pPr>
      <w:bookmarkStart w:id="49" w:name="_Toc531382749"/>
      <w:r>
        <w:t xml:space="preserve">6.1.4 </w:t>
      </w:r>
      <w:r>
        <w:t>文档模板员</w:t>
      </w:r>
      <w:bookmarkEnd w:id="49"/>
    </w:p>
    <w:p w14:paraId="0CC5407C" w14:textId="1CDAF0A9" w:rsidR="00DD4DD2" w:rsidRDefault="00DD4DD2" w:rsidP="00DD4DD2">
      <w:r>
        <w:tab/>
      </w:r>
      <w:r>
        <w:rPr>
          <w:rFonts w:hint="eastAsia"/>
        </w:rPr>
        <w:t>本职概述：</w:t>
      </w:r>
    </w:p>
    <w:p w14:paraId="164F3E4B" w14:textId="4DF13DF5" w:rsidR="00DD4DD2" w:rsidRDefault="00DD4DD2" w:rsidP="00DD4DD2">
      <w:r>
        <w:tab/>
      </w:r>
      <w:r>
        <w:tab/>
      </w:r>
      <w:r>
        <w:rPr>
          <w:rFonts w:hint="eastAsia"/>
        </w:rPr>
        <w:t>负责寻找文档模板</w:t>
      </w:r>
    </w:p>
    <w:tbl>
      <w:tblPr>
        <w:tblStyle w:val="1-1"/>
        <w:tblW w:w="0" w:type="auto"/>
        <w:tblLook w:val="04A0" w:firstRow="1" w:lastRow="0" w:firstColumn="1" w:lastColumn="0" w:noHBand="0" w:noVBand="1"/>
      </w:tblPr>
      <w:tblGrid>
        <w:gridCol w:w="712"/>
        <w:gridCol w:w="711"/>
        <w:gridCol w:w="711"/>
        <w:gridCol w:w="1387"/>
        <w:gridCol w:w="1281"/>
        <w:gridCol w:w="924"/>
        <w:gridCol w:w="2570"/>
      </w:tblGrid>
      <w:tr w:rsidR="00DD4DD2" w14:paraId="44E9B74F" w14:textId="77777777" w:rsidTr="00DD4D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516C259E" w14:textId="31459714" w:rsidR="00DD4DD2" w:rsidRDefault="00DD4DD2" w:rsidP="00DD4DD2">
            <w:r>
              <w:rPr>
                <w:rFonts w:hint="eastAsia"/>
              </w:rPr>
              <w:t>职务</w:t>
            </w:r>
          </w:p>
        </w:tc>
        <w:tc>
          <w:tcPr>
            <w:tcW w:w="1185" w:type="dxa"/>
          </w:tcPr>
          <w:p w14:paraId="3CEBF8D6" w14:textId="55C1AA96" w:rsidR="00DD4DD2" w:rsidRDefault="00DD4DD2" w:rsidP="00DD4DD2">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185" w:type="dxa"/>
          </w:tcPr>
          <w:p w14:paraId="43B60CCC" w14:textId="6004CD41" w:rsidR="00DD4DD2" w:rsidRDefault="00DD4DD2" w:rsidP="00DD4DD2">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185" w:type="dxa"/>
          </w:tcPr>
          <w:p w14:paraId="3A15CCE5" w14:textId="33431792" w:rsidR="00DD4DD2" w:rsidRDefault="00DD4DD2" w:rsidP="00DD4DD2">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85" w:type="dxa"/>
          </w:tcPr>
          <w:p w14:paraId="71623E69" w14:textId="0F4F6791" w:rsidR="00DD4DD2" w:rsidRDefault="00DD4DD2" w:rsidP="00DD4DD2">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185" w:type="dxa"/>
          </w:tcPr>
          <w:p w14:paraId="61013E73" w14:textId="7444F120" w:rsidR="00DD4DD2" w:rsidRDefault="00DD4DD2" w:rsidP="00DD4DD2">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1186" w:type="dxa"/>
          </w:tcPr>
          <w:p w14:paraId="07C5A8CF" w14:textId="13E35575" w:rsidR="00DD4DD2" w:rsidRDefault="00DD4DD2" w:rsidP="00DD4DD2">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DD4DD2" w14:paraId="0967B480" w14:textId="77777777" w:rsidTr="00DD4DD2">
        <w:tc>
          <w:tcPr>
            <w:cnfStyle w:val="001000000000" w:firstRow="0" w:lastRow="0" w:firstColumn="1" w:lastColumn="0" w:oddVBand="0" w:evenVBand="0" w:oddHBand="0" w:evenHBand="0" w:firstRowFirstColumn="0" w:firstRowLastColumn="0" w:lastRowFirstColumn="0" w:lastRowLastColumn="0"/>
            <w:tcW w:w="1185" w:type="dxa"/>
          </w:tcPr>
          <w:p w14:paraId="552A2EAF" w14:textId="6054D393" w:rsidR="00DD4DD2" w:rsidRDefault="00DD4DD2" w:rsidP="00DD4DD2">
            <w:r>
              <w:rPr>
                <w:rFonts w:hint="eastAsia"/>
              </w:rPr>
              <w:t>文档</w:t>
            </w:r>
            <w:proofErr w:type="gramStart"/>
            <w:r>
              <w:rPr>
                <w:rFonts w:hint="eastAsia"/>
              </w:rPr>
              <w:t>模板员</w:t>
            </w:r>
            <w:proofErr w:type="gramEnd"/>
          </w:p>
        </w:tc>
        <w:tc>
          <w:tcPr>
            <w:tcW w:w="1185" w:type="dxa"/>
          </w:tcPr>
          <w:p w14:paraId="4E4DD95F" w14:textId="135214E9"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E0649F">
              <w:rPr>
                <w:rFonts w:hint="eastAsia"/>
              </w:rPr>
              <w:t>张琪</w:t>
            </w:r>
          </w:p>
        </w:tc>
        <w:tc>
          <w:tcPr>
            <w:tcW w:w="1185" w:type="dxa"/>
          </w:tcPr>
          <w:p w14:paraId="1B98FDA3" w14:textId="167FE494"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hint="eastAsia"/>
              </w:rPr>
              <w:t>寻找文档模板</w:t>
            </w:r>
          </w:p>
        </w:tc>
        <w:tc>
          <w:tcPr>
            <w:tcW w:w="1185" w:type="dxa"/>
          </w:tcPr>
          <w:p w14:paraId="57470DCF" w14:textId="40BC2642"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E0649F">
              <w:rPr>
                <w:rFonts w:hint="eastAsia"/>
              </w:rPr>
              <w:t>15968889260</w:t>
            </w:r>
          </w:p>
        </w:tc>
        <w:tc>
          <w:tcPr>
            <w:tcW w:w="1185" w:type="dxa"/>
          </w:tcPr>
          <w:p w14:paraId="5BE9B5DC" w14:textId="0D147A23"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E0649F">
              <w:rPr>
                <w:rFonts w:hint="eastAsia"/>
              </w:rPr>
              <w:t>1056402665</w:t>
            </w:r>
          </w:p>
        </w:tc>
        <w:tc>
          <w:tcPr>
            <w:tcW w:w="1185" w:type="dxa"/>
          </w:tcPr>
          <w:p w14:paraId="2FF295D6" w14:textId="659E411E"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E0649F">
              <w:rPr>
                <w:rFonts w:hint="eastAsia"/>
              </w:rPr>
              <w:t>XYQQ-9703</w:t>
            </w:r>
          </w:p>
        </w:tc>
        <w:tc>
          <w:tcPr>
            <w:tcW w:w="1186" w:type="dxa"/>
          </w:tcPr>
          <w:p w14:paraId="086AEF37" w14:textId="033502C7"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E0649F">
              <w:rPr>
                <w:rFonts w:hint="eastAsia"/>
              </w:rPr>
              <w:t>31601384@stu.zucc.edu.cn</w:t>
            </w:r>
          </w:p>
        </w:tc>
      </w:tr>
    </w:tbl>
    <w:p w14:paraId="3AE2B68C" w14:textId="18746BF6" w:rsidR="00DD4DD2" w:rsidRDefault="00DD4DD2" w:rsidP="00DD4DD2">
      <w:pPr>
        <w:pStyle w:val="3"/>
      </w:pPr>
      <w:bookmarkStart w:id="50" w:name="_Toc531382750"/>
      <w:r>
        <w:rPr>
          <w:rFonts w:hint="eastAsia"/>
        </w:rPr>
        <w:t>6</w:t>
      </w:r>
      <w:r>
        <w:t xml:space="preserve">.1.5  </w:t>
      </w:r>
      <w:r>
        <w:t>文档编写员</w:t>
      </w:r>
      <w:bookmarkEnd w:id="50"/>
    </w:p>
    <w:p w14:paraId="455E70BE" w14:textId="26358718" w:rsidR="00DD4DD2" w:rsidRDefault="00DD4DD2" w:rsidP="00DD4DD2">
      <w:r>
        <w:tab/>
      </w:r>
      <w:r>
        <w:rPr>
          <w:rFonts w:hint="eastAsia"/>
        </w:rPr>
        <w:t>本职概述：</w:t>
      </w:r>
    </w:p>
    <w:p w14:paraId="6E8C710B" w14:textId="5069E138" w:rsidR="00DD4DD2" w:rsidRPr="00DD4DD2" w:rsidRDefault="00DD4DD2" w:rsidP="00DD4DD2">
      <w:r>
        <w:tab/>
      </w:r>
      <w:r>
        <w:tab/>
      </w:r>
      <w:r>
        <w:rPr>
          <w:rFonts w:hint="eastAsia"/>
        </w:rPr>
        <w:t>负责文档编写</w:t>
      </w:r>
    </w:p>
    <w:tbl>
      <w:tblPr>
        <w:tblStyle w:val="1-1"/>
        <w:tblW w:w="9634" w:type="dxa"/>
        <w:tblLook w:val="04A0" w:firstRow="1" w:lastRow="0" w:firstColumn="1" w:lastColumn="0" w:noHBand="0" w:noVBand="1"/>
      </w:tblPr>
      <w:tblGrid>
        <w:gridCol w:w="489"/>
        <w:gridCol w:w="489"/>
        <w:gridCol w:w="1984"/>
        <w:gridCol w:w="1387"/>
        <w:gridCol w:w="1216"/>
        <w:gridCol w:w="1494"/>
        <w:gridCol w:w="2575"/>
      </w:tblGrid>
      <w:tr w:rsidR="00DD4DD2" w14:paraId="2BBED3C7"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dxa"/>
          </w:tcPr>
          <w:p w14:paraId="020249D5" w14:textId="77777777" w:rsidR="00DD4DD2" w:rsidRDefault="00DD4DD2" w:rsidP="005D73C7">
            <w:r>
              <w:rPr>
                <w:rFonts w:hint="eastAsia"/>
              </w:rPr>
              <w:t>职务</w:t>
            </w:r>
          </w:p>
        </w:tc>
        <w:tc>
          <w:tcPr>
            <w:tcW w:w="489" w:type="dxa"/>
          </w:tcPr>
          <w:p w14:paraId="2CD72461"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984" w:type="dxa"/>
          </w:tcPr>
          <w:p w14:paraId="549B7954"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387" w:type="dxa"/>
          </w:tcPr>
          <w:p w14:paraId="6B8A5F0F"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216" w:type="dxa"/>
          </w:tcPr>
          <w:p w14:paraId="366DB098"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494" w:type="dxa"/>
          </w:tcPr>
          <w:p w14:paraId="291C91A9"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575" w:type="dxa"/>
          </w:tcPr>
          <w:p w14:paraId="480CBD16"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DD4DD2" w14:paraId="77D07DC6" w14:textId="77777777" w:rsidTr="005D73C7">
        <w:tc>
          <w:tcPr>
            <w:cnfStyle w:val="001000000000" w:firstRow="0" w:lastRow="0" w:firstColumn="1" w:lastColumn="0" w:oddVBand="0" w:evenVBand="0" w:oddHBand="0" w:evenHBand="0" w:firstRowFirstColumn="0" w:firstRowLastColumn="0" w:lastRowFirstColumn="0" w:lastRowLastColumn="0"/>
            <w:tcW w:w="489" w:type="dxa"/>
          </w:tcPr>
          <w:p w14:paraId="52CF4A84" w14:textId="47D3516B" w:rsidR="00DD4DD2" w:rsidRDefault="00DD4DD2" w:rsidP="005D73C7">
            <w:r>
              <w:t>文档编写员</w:t>
            </w:r>
          </w:p>
        </w:tc>
        <w:tc>
          <w:tcPr>
            <w:tcW w:w="489" w:type="dxa"/>
          </w:tcPr>
          <w:p w14:paraId="756A7FE5"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984" w:type="dxa"/>
          </w:tcPr>
          <w:p w14:paraId="11B95B25" w14:textId="6156D50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387" w:type="dxa"/>
          </w:tcPr>
          <w:p w14:paraId="0EEA6419"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216" w:type="dxa"/>
          </w:tcPr>
          <w:p w14:paraId="510EDBC3"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494" w:type="dxa"/>
          </w:tcPr>
          <w:p w14:paraId="4211A906"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575" w:type="dxa"/>
          </w:tcPr>
          <w:p w14:paraId="3A8E1536"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r w:rsidR="00DD4DD2" w14:paraId="0B78581E" w14:textId="77777777" w:rsidTr="005D73C7">
        <w:tc>
          <w:tcPr>
            <w:cnfStyle w:val="001000000000" w:firstRow="0" w:lastRow="0" w:firstColumn="1" w:lastColumn="0" w:oddVBand="0" w:evenVBand="0" w:oddHBand="0" w:evenHBand="0" w:firstRowFirstColumn="0" w:firstRowLastColumn="0" w:lastRowFirstColumn="0" w:lastRowLastColumn="0"/>
            <w:tcW w:w="489" w:type="dxa"/>
          </w:tcPr>
          <w:p w14:paraId="147607DF" w14:textId="15936329" w:rsidR="00DD4DD2" w:rsidRDefault="00DD4DD2" w:rsidP="005D73C7">
            <w:r>
              <w:t>文档编写员</w:t>
            </w:r>
          </w:p>
        </w:tc>
        <w:tc>
          <w:tcPr>
            <w:tcW w:w="489" w:type="dxa"/>
          </w:tcPr>
          <w:p w14:paraId="0F18C211"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陈遵义</w:t>
            </w:r>
          </w:p>
        </w:tc>
        <w:tc>
          <w:tcPr>
            <w:tcW w:w="1984" w:type="dxa"/>
          </w:tcPr>
          <w:p w14:paraId="43D9C7AA" w14:textId="7ED7ABCB"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387" w:type="dxa"/>
          </w:tcPr>
          <w:p w14:paraId="14CD9529"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18758285818</w:t>
            </w:r>
          </w:p>
        </w:tc>
        <w:tc>
          <w:tcPr>
            <w:tcW w:w="1216" w:type="dxa"/>
          </w:tcPr>
          <w:p w14:paraId="2DDFF58D"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017175448</w:t>
            </w:r>
          </w:p>
        </w:tc>
        <w:tc>
          <w:tcPr>
            <w:tcW w:w="1494" w:type="dxa"/>
          </w:tcPr>
          <w:p w14:paraId="03DBE9C8"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czy1017175448</w:t>
            </w:r>
          </w:p>
        </w:tc>
        <w:tc>
          <w:tcPr>
            <w:tcW w:w="2575" w:type="dxa"/>
          </w:tcPr>
          <w:p w14:paraId="26A4630B"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31602039@stu.zucc.edu.cn</w:t>
            </w:r>
          </w:p>
        </w:tc>
      </w:tr>
      <w:tr w:rsidR="00DD4DD2" w14:paraId="73343626" w14:textId="77777777" w:rsidTr="005D73C7">
        <w:tc>
          <w:tcPr>
            <w:cnfStyle w:val="001000000000" w:firstRow="0" w:lastRow="0" w:firstColumn="1" w:lastColumn="0" w:oddVBand="0" w:evenVBand="0" w:oddHBand="0" w:evenHBand="0" w:firstRowFirstColumn="0" w:firstRowLastColumn="0" w:lastRowFirstColumn="0" w:lastRowLastColumn="0"/>
            <w:tcW w:w="489" w:type="dxa"/>
          </w:tcPr>
          <w:p w14:paraId="22D93671" w14:textId="5E90761E" w:rsidR="00DD4DD2" w:rsidRDefault="00DD4DD2" w:rsidP="005D73C7">
            <w:r>
              <w:t>文档编写员</w:t>
            </w:r>
          </w:p>
        </w:tc>
        <w:tc>
          <w:tcPr>
            <w:tcW w:w="489" w:type="dxa"/>
          </w:tcPr>
          <w:p w14:paraId="020A41BB"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宋翼虎</w:t>
            </w:r>
          </w:p>
        </w:tc>
        <w:tc>
          <w:tcPr>
            <w:tcW w:w="1984" w:type="dxa"/>
          </w:tcPr>
          <w:p w14:paraId="5E884AA5" w14:textId="6C025B5C"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387" w:type="dxa"/>
          </w:tcPr>
          <w:p w14:paraId="2DA48020"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3588742234</w:t>
            </w:r>
          </w:p>
        </w:tc>
        <w:tc>
          <w:tcPr>
            <w:tcW w:w="1216" w:type="dxa"/>
          </w:tcPr>
          <w:p w14:paraId="1AD4107D"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2</w:t>
            </w:r>
            <w:r>
              <w:rPr>
                <w:rFonts w:ascii="Times New Roman" w:hAnsi="Times New Roman"/>
                <w:kern w:val="0"/>
                <w:sz w:val="20"/>
                <w:szCs w:val="20"/>
              </w:rPr>
              <w:t>51822486</w:t>
            </w:r>
          </w:p>
        </w:tc>
        <w:tc>
          <w:tcPr>
            <w:tcW w:w="1494" w:type="dxa"/>
          </w:tcPr>
          <w:p w14:paraId="54893C1D"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syh251822486</w:t>
            </w:r>
          </w:p>
        </w:tc>
        <w:tc>
          <w:tcPr>
            <w:tcW w:w="2575" w:type="dxa"/>
          </w:tcPr>
          <w:p w14:paraId="2FD400EC"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31601405@stu.zucc.edu.cn</w:t>
            </w:r>
          </w:p>
        </w:tc>
      </w:tr>
      <w:tr w:rsidR="00DD4DD2" w14:paraId="4952209B" w14:textId="77777777" w:rsidTr="005D73C7">
        <w:tc>
          <w:tcPr>
            <w:cnfStyle w:val="001000000000" w:firstRow="0" w:lastRow="0" w:firstColumn="1" w:lastColumn="0" w:oddVBand="0" w:evenVBand="0" w:oddHBand="0" w:evenHBand="0" w:firstRowFirstColumn="0" w:firstRowLastColumn="0" w:lastRowFirstColumn="0" w:lastRowLastColumn="0"/>
            <w:tcW w:w="489" w:type="dxa"/>
          </w:tcPr>
          <w:p w14:paraId="350E3688" w14:textId="754FD3F9" w:rsidR="00DD4DD2" w:rsidRDefault="00DD4DD2" w:rsidP="005D73C7">
            <w:r>
              <w:t>文档编写员</w:t>
            </w:r>
          </w:p>
        </w:tc>
        <w:tc>
          <w:tcPr>
            <w:tcW w:w="489" w:type="dxa"/>
          </w:tcPr>
          <w:p w14:paraId="7D4EDA71"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郑巧雁</w:t>
            </w:r>
          </w:p>
        </w:tc>
        <w:tc>
          <w:tcPr>
            <w:tcW w:w="1984" w:type="dxa"/>
          </w:tcPr>
          <w:p w14:paraId="551F157D" w14:textId="0788F0F5"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387" w:type="dxa"/>
          </w:tcPr>
          <w:p w14:paraId="248840BE"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3656648591</w:t>
            </w:r>
          </w:p>
        </w:tc>
        <w:tc>
          <w:tcPr>
            <w:tcW w:w="1216" w:type="dxa"/>
          </w:tcPr>
          <w:p w14:paraId="1A2874D2"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3</w:t>
            </w:r>
            <w:r>
              <w:rPr>
                <w:rFonts w:ascii="Times New Roman" w:hAnsi="Times New Roman"/>
                <w:kern w:val="0"/>
                <w:sz w:val="20"/>
                <w:szCs w:val="20"/>
              </w:rPr>
              <w:t>10602686</w:t>
            </w:r>
          </w:p>
        </w:tc>
        <w:tc>
          <w:tcPr>
            <w:tcW w:w="1494" w:type="dxa"/>
          </w:tcPr>
          <w:p w14:paraId="1D164DD2"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z310302682</w:t>
            </w:r>
          </w:p>
        </w:tc>
        <w:tc>
          <w:tcPr>
            <w:tcW w:w="2575" w:type="dxa"/>
          </w:tcPr>
          <w:p w14:paraId="7BB4273C"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31401323@stu.zucc.edu.cn</w:t>
            </w:r>
          </w:p>
        </w:tc>
      </w:tr>
      <w:tr w:rsidR="00DD4DD2" w14:paraId="518636CD" w14:textId="77777777" w:rsidTr="005D73C7">
        <w:tc>
          <w:tcPr>
            <w:cnfStyle w:val="001000000000" w:firstRow="0" w:lastRow="0" w:firstColumn="1" w:lastColumn="0" w:oddVBand="0" w:evenVBand="0" w:oddHBand="0" w:evenHBand="0" w:firstRowFirstColumn="0" w:firstRowLastColumn="0" w:lastRowFirstColumn="0" w:lastRowLastColumn="0"/>
            <w:tcW w:w="489" w:type="dxa"/>
          </w:tcPr>
          <w:p w14:paraId="6EB9C53B" w14:textId="6C1FBBCC" w:rsidR="00DD4DD2" w:rsidRDefault="00DD4DD2" w:rsidP="005D73C7">
            <w:r>
              <w:t>文档编写员</w:t>
            </w:r>
          </w:p>
        </w:tc>
        <w:tc>
          <w:tcPr>
            <w:tcW w:w="489" w:type="dxa"/>
          </w:tcPr>
          <w:p w14:paraId="67D049FD"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张琪</w:t>
            </w:r>
          </w:p>
        </w:tc>
        <w:tc>
          <w:tcPr>
            <w:tcW w:w="1984" w:type="dxa"/>
          </w:tcPr>
          <w:p w14:paraId="3CB35BEE" w14:textId="4DB7980F"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387" w:type="dxa"/>
          </w:tcPr>
          <w:p w14:paraId="47DA9E50"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5968889260</w:t>
            </w:r>
          </w:p>
        </w:tc>
        <w:tc>
          <w:tcPr>
            <w:tcW w:w="1216" w:type="dxa"/>
          </w:tcPr>
          <w:p w14:paraId="28F84FA3"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056402665</w:t>
            </w:r>
          </w:p>
        </w:tc>
        <w:tc>
          <w:tcPr>
            <w:tcW w:w="1494" w:type="dxa"/>
          </w:tcPr>
          <w:p w14:paraId="5913DB42"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X</w:t>
            </w:r>
            <w:r>
              <w:rPr>
                <w:rFonts w:ascii="Times New Roman" w:hAnsi="Times New Roman"/>
                <w:kern w:val="0"/>
                <w:sz w:val="20"/>
                <w:szCs w:val="20"/>
              </w:rPr>
              <w:t>YQQ-9703</w:t>
            </w:r>
          </w:p>
        </w:tc>
        <w:tc>
          <w:tcPr>
            <w:tcW w:w="2575" w:type="dxa"/>
          </w:tcPr>
          <w:p w14:paraId="69CF51E9"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31601384@stu.zucc.edu.cn</w:t>
            </w:r>
          </w:p>
        </w:tc>
      </w:tr>
    </w:tbl>
    <w:p w14:paraId="36010E72" w14:textId="0CA6A0D9" w:rsidR="00DD4DD2" w:rsidRDefault="00DD4DD2" w:rsidP="00DD4DD2">
      <w:pPr>
        <w:pStyle w:val="3"/>
      </w:pPr>
      <w:bookmarkStart w:id="51" w:name="_Toc531382751"/>
      <w:r>
        <w:rPr>
          <w:rFonts w:hint="eastAsia"/>
        </w:rPr>
        <w:t>6</w:t>
      </w:r>
      <w:r>
        <w:t>.1.6 PPT</w:t>
      </w:r>
      <w:r>
        <w:t>编写员</w:t>
      </w:r>
      <w:bookmarkEnd w:id="51"/>
    </w:p>
    <w:p w14:paraId="6F756F9C" w14:textId="61C0E163" w:rsidR="00DD4DD2" w:rsidRDefault="00DD4DD2" w:rsidP="00DD4DD2">
      <w:r>
        <w:tab/>
      </w:r>
      <w:r>
        <w:t>本职概述：</w:t>
      </w:r>
    </w:p>
    <w:p w14:paraId="3F93701A" w14:textId="00370F2A" w:rsidR="00DD4DD2" w:rsidRDefault="00DD4DD2" w:rsidP="00DD4DD2">
      <w:r>
        <w:tab/>
      </w:r>
      <w:r>
        <w:tab/>
      </w:r>
      <w:r>
        <w:t>负责</w:t>
      </w:r>
      <w:r>
        <w:t>PPT</w:t>
      </w:r>
      <w:r>
        <w:t>编写</w:t>
      </w:r>
    </w:p>
    <w:tbl>
      <w:tblPr>
        <w:tblStyle w:val="1-1"/>
        <w:tblW w:w="9660" w:type="dxa"/>
        <w:tblLook w:val="04A0" w:firstRow="1" w:lastRow="0" w:firstColumn="1" w:lastColumn="0" w:noHBand="0" w:noVBand="1"/>
      </w:tblPr>
      <w:tblGrid>
        <w:gridCol w:w="543"/>
        <w:gridCol w:w="427"/>
        <w:gridCol w:w="1036"/>
        <w:gridCol w:w="1716"/>
        <w:gridCol w:w="1616"/>
        <w:gridCol w:w="1494"/>
        <w:gridCol w:w="2828"/>
      </w:tblGrid>
      <w:tr w:rsidR="00DD4DD2" w14:paraId="4D5C3017" w14:textId="77777777" w:rsidTr="00DD4D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14:paraId="4FAFE8EE" w14:textId="77777777" w:rsidR="00DD4DD2" w:rsidRDefault="00DD4DD2" w:rsidP="005D73C7">
            <w:r>
              <w:rPr>
                <w:rFonts w:hint="eastAsia"/>
              </w:rPr>
              <w:t>职务</w:t>
            </w:r>
          </w:p>
        </w:tc>
        <w:tc>
          <w:tcPr>
            <w:tcW w:w="427" w:type="dxa"/>
          </w:tcPr>
          <w:p w14:paraId="2A87C987"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036" w:type="dxa"/>
          </w:tcPr>
          <w:p w14:paraId="364B1C6E"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716" w:type="dxa"/>
          </w:tcPr>
          <w:p w14:paraId="7A8E8060"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616" w:type="dxa"/>
          </w:tcPr>
          <w:p w14:paraId="47DFC99A"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494" w:type="dxa"/>
          </w:tcPr>
          <w:p w14:paraId="6F45F3FB"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828" w:type="dxa"/>
          </w:tcPr>
          <w:p w14:paraId="69ADD89F"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DD4DD2" w14:paraId="3C9CD9C1"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64ADC482" w14:textId="18B218A5" w:rsidR="00DD4DD2" w:rsidRDefault="00DD4DD2" w:rsidP="005D73C7">
            <w:r>
              <w:t>PPT</w:t>
            </w:r>
            <w:r>
              <w:t>编写员</w:t>
            </w:r>
          </w:p>
        </w:tc>
        <w:tc>
          <w:tcPr>
            <w:tcW w:w="427" w:type="dxa"/>
          </w:tcPr>
          <w:p w14:paraId="7958AD7A"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036" w:type="dxa"/>
          </w:tcPr>
          <w:p w14:paraId="5A0423FE"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716" w:type="dxa"/>
          </w:tcPr>
          <w:p w14:paraId="6BE5BF15"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616" w:type="dxa"/>
          </w:tcPr>
          <w:p w14:paraId="67E07379"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494" w:type="dxa"/>
          </w:tcPr>
          <w:p w14:paraId="28BAEA0F"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828" w:type="dxa"/>
          </w:tcPr>
          <w:p w14:paraId="25B21A04"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r w:rsidR="00DD4DD2" w14:paraId="1FA0B278"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685A93D5" w14:textId="4FFCCE2F" w:rsidR="00DD4DD2" w:rsidRDefault="00DD4DD2" w:rsidP="005D73C7">
            <w:r>
              <w:t>PPT</w:t>
            </w:r>
            <w:r>
              <w:t>编写员</w:t>
            </w:r>
          </w:p>
        </w:tc>
        <w:tc>
          <w:tcPr>
            <w:tcW w:w="427" w:type="dxa"/>
          </w:tcPr>
          <w:p w14:paraId="75E64098"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陈遵义</w:t>
            </w:r>
          </w:p>
        </w:tc>
        <w:tc>
          <w:tcPr>
            <w:tcW w:w="1036" w:type="dxa"/>
          </w:tcPr>
          <w:p w14:paraId="1D490ED7"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716" w:type="dxa"/>
          </w:tcPr>
          <w:p w14:paraId="16CB1F41"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18758285818</w:t>
            </w:r>
          </w:p>
        </w:tc>
        <w:tc>
          <w:tcPr>
            <w:tcW w:w="1616" w:type="dxa"/>
          </w:tcPr>
          <w:p w14:paraId="097ACF97"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017175448</w:t>
            </w:r>
          </w:p>
        </w:tc>
        <w:tc>
          <w:tcPr>
            <w:tcW w:w="1494" w:type="dxa"/>
          </w:tcPr>
          <w:p w14:paraId="477A9891" w14:textId="77777777"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czy1017175448</w:t>
            </w:r>
          </w:p>
        </w:tc>
        <w:tc>
          <w:tcPr>
            <w:tcW w:w="2828" w:type="dxa"/>
          </w:tcPr>
          <w:p w14:paraId="453BBBCE"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31602039@stu.zucc.edu.cn</w:t>
            </w:r>
          </w:p>
        </w:tc>
      </w:tr>
      <w:tr w:rsidR="00DD4DD2" w14:paraId="1A5AB606"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72EB56E5" w14:textId="0C4DACB9" w:rsidR="00DD4DD2" w:rsidRDefault="00DD4DD2" w:rsidP="005D73C7">
            <w:r>
              <w:t>PPT</w:t>
            </w:r>
            <w:r>
              <w:t>编写员</w:t>
            </w:r>
          </w:p>
        </w:tc>
        <w:tc>
          <w:tcPr>
            <w:tcW w:w="427" w:type="dxa"/>
          </w:tcPr>
          <w:p w14:paraId="49717CF6"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宋翼虎</w:t>
            </w:r>
          </w:p>
        </w:tc>
        <w:tc>
          <w:tcPr>
            <w:tcW w:w="1036" w:type="dxa"/>
          </w:tcPr>
          <w:p w14:paraId="21D3C741"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716" w:type="dxa"/>
          </w:tcPr>
          <w:p w14:paraId="548FD2F1"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3588742234</w:t>
            </w:r>
          </w:p>
        </w:tc>
        <w:tc>
          <w:tcPr>
            <w:tcW w:w="1616" w:type="dxa"/>
          </w:tcPr>
          <w:p w14:paraId="2C9C4896"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2</w:t>
            </w:r>
            <w:r>
              <w:rPr>
                <w:rFonts w:ascii="Times New Roman" w:hAnsi="Times New Roman"/>
                <w:kern w:val="0"/>
                <w:sz w:val="20"/>
                <w:szCs w:val="20"/>
              </w:rPr>
              <w:t>51822486</w:t>
            </w:r>
          </w:p>
        </w:tc>
        <w:tc>
          <w:tcPr>
            <w:tcW w:w="1494" w:type="dxa"/>
          </w:tcPr>
          <w:p w14:paraId="02995E97" w14:textId="77777777"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syh251822486</w:t>
            </w:r>
          </w:p>
        </w:tc>
        <w:tc>
          <w:tcPr>
            <w:tcW w:w="2828" w:type="dxa"/>
          </w:tcPr>
          <w:p w14:paraId="50CE6DE4"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31601405@stu.zucc.edu.cn</w:t>
            </w:r>
          </w:p>
        </w:tc>
      </w:tr>
      <w:tr w:rsidR="00DD4DD2" w14:paraId="6D3F50A7"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2505C7C4" w14:textId="4CA880D3" w:rsidR="00DD4DD2" w:rsidRDefault="00DD4DD2" w:rsidP="005D73C7">
            <w:r>
              <w:t>PPT</w:t>
            </w:r>
            <w:r>
              <w:t>编写员</w:t>
            </w:r>
          </w:p>
        </w:tc>
        <w:tc>
          <w:tcPr>
            <w:tcW w:w="427" w:type="dxa"/>
          </w:tcPr>
          <w:p w14:paraId="69CD7DE5"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郑巧雁</w:t>
            </w:r>
          </w:p>
        </w:tc>
        <w:tc>
          <w:tcPr>
            <w:tcW w:w="1036" w:type="dxa"/>
          </w:tcPr>
          <w:p w14:paraId="0B63B647"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716" w:type="dxa"/>
          </w:tcPr>
          <w:p w14:paraId="0B546D7B"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3656648591</w:t>
            </w:r>
          </w:p>
        </w:tc>
        <w:tc>
          <w:tcPr>
            <w:tcW w:w="1616" w:type="dxa"/>
          </w:tcPr>
          <w:p w14:paraId="40F8B730"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3</w:t>
            </w:r>
            <w:r>
              <w:rPr>
                <w:rFonts w:ascii="Times New Roman" w:hAnsi="Times New Roman"/>
                <w:kern w:val="0"/>
                <w:sz w:val="20"/>
                <w:szCs w:val="20"/>
              </w:rPr>
              <w:t>10602686</w:t>
            </w:r>
          </w:p>
        </w:tc>
        <w:tc>
          <w:tcPr>
            <w:tcW w:w="1494" w:type="dxa"/>
          </w:tcPr>
          <w:p w14:paraId="20988C6C" w14:textId="77777777"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z310302682</w:t>
            </w:r>
          </w:p>
        </w:tc>
        <w:tc>
          <w:tcPr>
            <w:tcW w:w="2828" w:type="dxa"/>
          </w:tcPr>
          <w:p w14:paraId="174FD8DD"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31401323@stu.zucc.edu.cn</w:t>
            </w:r>
          </w:p>
        </w:tc>
      </w:tr>
      <w:tr w:rsidR="00DD4DD2" w14:paraId="026BC5C6"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3106039D" w14:textId="2C6D99BB" w:rsidR="00DD4DD2" w:rsidRDefault="00DD4DD2" w:rsidP="005D73C7">
            <w:r>
              <w:t>PPT</w:t>
            </w:r>
            <w:r>
              <w:t>编写员</w:t>
            </w:r>
          </w:p>
        </w:tc>
        <w:tc>
          <w:tcPr>
            <w:tcW w:w="427" w:type="dxa"/>
          </w:tcPr>
          <w:p w14:paraId="4EC57C12"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张琪</w:t>
            </w:r>
          </w:p>
        </w:tc>
        <w:tc>
          <w:tcPr>
            <w:tcW w:w="1036" w:type="dxa"/>
          </w:tcPr>
          <w:p w14:paraId="093596CF"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716" w:type="dxa"/>
          </w:tcPr>
          <w:p w14:paraId="67E735A0"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5968889260</w:t>
            </w:r>
          </w:p>
        </w:tc>
        <w:tc>
          <w:tcPr>
            <w:tcW w:w="1616" w:type="dxa"/>
          </w:tcPr>
          <w:p w14:paraId="2C011E55"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056402665</w:t>
            </w:r>
          </w:p>
        </w:tc>
        <w:tc>
          <w:tcPr>
            <w:tcW w:w="1494" w:type="dxa"/>
          </w:tcPr>
          <w:p w14:paraId="41F5693D" w14:textId="77777777"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X</w:t>
            </w:r>
            <w:r>
              <w:rPr>
                <w:rFonts w:ascii="Times New Roman" w:hAnsi="Times New Roman"/>
                <w:kern w:val="0"/>
                <w:sz w:val="20"/>
                <w:szCs w:val="20"/>
              </w:rPr>
              <w:t>YQQ-9703</w:t>
            </w:r>
          </w:p>
        </w:tc>
        <w:tc>
          <w:tcPr>
            <w:tcW w:w="2828" w:type="dxa"/>
          </w:tcPr>
          <w:p w14:paraId="7ED31223"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31601384@stu.zucc.edu.cn</w:t>
            </w:r>
          </w:p>
        </w:tc>
      </w:tr>
    </w:tbl>
    <w:p w14:paraId="5B4D64EB" w14:textId="2E81B78E" w:rsidR="00DD4DD2" w:rsidRDefault="00DD4DD2" w:rsidP="00DD4DD2">
      <w:pPr>
        <w:pStyle w:val="3"/>
      </w:pPr>
      <w:bookmarkStart w:id="52" w:name="_Toc531382752"/>
      <w:r>
        <w:rPr>
          <w:rFonts w:hint="eastAsia"/>
        </w:rPr>
        <w:t>6</w:t>
      </w:r>
      <w:r>
        <w:t xml:space="preserve">.1.7 </w:t>
      </w:r>
      <w:r>
        <w:t>会议记录员</w:t>
      </w:r>
      <w:bookmarkEnd w:id="52"/>
    </w:p>
    <w:p w14:paraId="416B83EC" w14:textId="79525B82" w:rsidR="00AE5D0B" w:rsidRDefault="00AE5D0B" w:rsidP="00AE5D0B">
      <w:r>
        <w:tab/>
      </w:r>
      <w:r>
        <w:t>本职概述：</w:t>
      </w:r>
    </w:p>
    <w:p w14:paraId="678D8362" w14:textId="452F6CB6" w:rsidR="00AE5D0B" w:rsidRPr="00AE5D0B" w:rsidRDefault="00AE5D0B" w:rsidP="00AE5D0B">
      <w:r>
        <w:tab/>
      </w:r>
      <w:r>
        <w:tab/>
      </w:r>
      <w:r>
        <w:t>负责会议记录</w:t>
      </w:r>
    </w:p>
    <w:tbl>
      <w:tblPr>
        <w:tblStyle w:val="1-1"/>
        <w:tblW w:w="0" w:type="auto"/>
        <w:tblLook w:val="04A0" w:firstRow="1" w:lastRow="0" w:firstColumn="1" w:lastColumn="0" w:noHBand="0" w:noVBand="1"/>
      </w:tblPr>
      <w:tblGrid>
        <w:gridCol w:w="672"/>
        <w:gridCol w:w="671"/>
        <w:gridCol w:w="813"/>
        <w:gridCol w:w="1387"/>
        <w:gridCol w:w="1281"/>
        <w:gridCol w:w="902"/>
        <w:gridCol w:w="2570"/>
      </w:tblGrid>
      <w:tr w:rsidR="00DD4DD2" w14:paraId="669A861F"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7071380D" w14:textId="77777777" w:rsidR="00DD4DD2" w:rsidRDefault="00DD4DD2" w:rsidP="005D73C7">
            <w:r>
              <w:rPr>
                <w:rFonts w:hint="eastAsia"/>
              </w:rPr>
              <w:t>职务</w:t>
            </w:r>
          </w:p>
        </w:tc>
        <w:tc>
          <w:tcPr>
            <w:tcW w:w="1185" w:type="dxa"/>
          </w:tcPr>
          <w:p w14:paraId="42804322"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185" w:type="dxa"/>
          </w:tcPr>
          <w:p w14:paraId="4D9C454B"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185" w:type="dxa"/>
          </w:tcPr>
          <w:p w14:paraId="7F1B3532"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85" w:type="dxa"/>
          </w:tcPr>
          <w:p w14:paraId="51D4AF08"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185" w:type="dxa"/>
          </w:tcPr>
          <w:p w14:paraId="674BA716"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1186" w:type="dxa"/>
          </w:tcPr>
          <w:p w14:paraId="5C55E762"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DD4DD2" w14:paraId="675A2FC7" w14:textId="77777777" w:rsidTr="005D73C7">
        <w:tc>
          <w:tcPr>
            <w:cnfStyle w:val="001000000000" w:firstRow="0" w:lastRow="0" w:firstColumn="1" w:lastColumn="0" w:oddVBand="0" w:evenVBand="0" w:oddHBand="0" w:evenHBand="0" w:firstRowFirstColumn="0" w:firstRowLastColumn="0" w:lastRowFirstColumn="0" w:lastRowLastColumn="0"/>
            <w:tcW w:w="1185" w:type="dxa"/>
          </w:tcPr>
          <w:p w14:paraId="51184633" w14:textId="2A455B73" w:rsidR="00DD4DD2" w:rsidRDefault="00DD4DD2" w:rsidP="005D73C7">
            <w:r>
              <w:t>会议记录</w:t>
            </w:r>
            <w:r>
              <w:rPr>
                <w:rFonts w:hint="eastAsia"/>
              </w:rPr>
              <w:t>员</w:t>
            </w:r>
          </w:p>
        </w:tc>
        <w:tc>
          <w:tcPr>
            <w:tcW w:w="1185" w:type="dxa"/>
          </w:tcPr>
          <w:p w14:paraId="2B4A04CB"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张琪</w:t>
            </w:r>
          </w:p>
        </w:tc>
        <w:tc>
          <w:tcPr>
            <w:tcW w:w="1185" w:type="dxa"/>
          </w:tcPr>
          <w:p w14:paraId="51A6B9A9" w14:textId="1813110C"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记录开会内容</w:t>
            </w:r>
            <w:r w:rsidR="00AE5D0B">
              <w:rPr>
                <w:rFonts w:hint="eastAsia"/>
              </w:rPr>
              <w:t>，上传</w:t>
            </w:r>
            <w:r w:rsidR="00AE5D0B">
              <w:rPr>
                <w:rFonts w:hint="eastAsia"/>
              </w:rPr>
              <w:t>git</w:t>
            </w:r>
          </w:p>
        </w:tc>
        <w:tc>
          <w:tcPr>
            <w:tcW w:w="1185" w:type="dxa"/>
          </w:tcPr>
          <w:p w14:paraId="042D610A"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15968889260</w:t>
            </w:r>
          </w:p>
        </w:tc>
        <w:tc>
          <w:tcPr>
            <w:tcW w:w="1185" w:type="dxa"/>
          </w:tcPr>
          <w:p w14:paraId="5BF06B89"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1056402665</w:t>
            </w:r>
          </w:p>
        </w:tc>
        <w:tc>
          <w:tcPr>
            <w:tcW w:w="1185" w:type="dxa"/>
          </w:tcPr>
          <w:p w14:paraId="315A5BBC"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XYQQ-9703</w:t>
            </w:r>
          </w:p>
        </w:tc>
        <w:tc>
          <w:tcPr>
            <w:tcW w:w="1186" w:type="dxa"/>
          </w:tcPr>
          <w:p w14:paraId="727E0386"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31601384@stu.zucc.edu.cn</w:t>
            </w:r>
          </w:p>
        </w:tc>
      </w:tr>
    </w:tbl>
    <w:p w14:paraId="117AB088" w14:textId="3DE0E00E" w:rsidR="00DD4DD2" w:rsidRDefault="00AE5D0B" w:rsidP="00AE5D0B">
      <w:pPr>
        <w:pStyle w:val="3"/>
      </w:pPr>
      <w:bookmarkStart w:id="53" w:name="_Toc531382753"/>
      <w:r>
        <w:rPr>
          <w:rFonts w:hint="eastAsia"/>
        </w:rPr>
        <w:t>6</w:t>
      </w:r>
      <w:r>
        <w:t xml:space="preserve">.1.8 </w:t>
      </w:r>
      <w:r>
        <w:t>录音记录员</w:t>
      </w:r>
      <w:bookmarkEnd w:id="53"/>
    </w:p>
    <w:p w14:paraId="5B2F6311" w14:textId="77777777" w:rsidR="00AE5D0B" w:rsidRDefault="00AE5D0B" w:rsidP="00AE5D0B">
      <w:r>
        <w:tab/>
      </w:r>
      <w:r>
        <w:t>本职概述：</w:t>
      </w:r>
    </w:p>
    <w:p w14:paraId="43F87704" w14:textId="69D2914F" w:rsidR="00AE5D0B" w:rsidRPr="00AE5D0B" w:rsidRDefault="00AE5D0B" w:rsidP="00AE5D0B">
      <w:r>
        <w:tab/>
      </w:r>
      <w:r>
        <w:tab/>
      </w:r>
      <w:r>
        <w:t>负责会议录音</w:t>
      </w:r>
    </w:p>
    <w:tbl>
      <w:tblPr>
        <w:tblStyle w:val="1-1"/>
        <w:tblW w:w="0" w:type="auto"/>
        <w:tblLook w:val="04A0" w:firstRow="1" w:lastRow="0" w:firstColumn="1" w:lastColumn="0" w:noHBand="0" w:noVBand="1"/>
      </w:tblPr>
      <w:tblGrid>
        <w:gridCol w:w="672"/>
        <w:gridCol w:w="671"/>
        <w:gridCol w:w="813"/>
        <w:gridCol w:w="1387"/>
        <w:gridCol w:w="1281"/>
        <w:gridCol w:w="902"/>
        <w:gridCol w:w="2570"/>
      </w:tblGrid>
      <w:tr w:rsidR="00AE5D0B" w14:paraId="14081FDD"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2DFAA740" w14:textId="77777777" w:rsidR="00AE5D0B" w:rsidRDefault="00AE5D0B" w:rsidP="005D73C7">
            <w:r>
              <w:rPr>
                <w:rFonts w:hint="eastAsia"/>
              </w:rPr>
              <w:t>职务</w:t>
            </w:r>
          </w:p>
        </w:tc>
        <w:tc>
          <w:tcPr>
            <w:tcW w:w="1185" w:type="dxa"/>
          </w:tcPr>
          <w:p w14:paraId="03EF1114"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185" w:type="dxa"/>
          </w:tcPr>
          <w:p w14:paraId="056EE30B"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185" w:type="dxa"/>
          </w:tcPr>
          <w:p w14:paraId="0A08C802"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85" w:type="dxa"/>
          </w:tcPr>
          <w:p w14:paraId="0DEDB23F"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185" w:type="dxa"/>
          </w:tcPr>
          <w:p w14:paraId="72DBD33B"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1186" w:type="dxa"/>
          </w:tcPr>
          <w:p w14:paraId="76436F0C"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AE5D0B" w14:paraId="775B6219" w14:textId="77777777" w:rsidTr="005D73C7">
        <w:tc>
          <w:tcPr>
            <w:cnfStyle w:val="001000000000" w:firstRow="0" w:lastRow="0" w:firstColumn="1" w:lastColumn="0" w:oddVBand="0" w:evenVBand="0" w:oddHBand="0" w:evenHBand="0" w:firstRowFirstColumn="0" w:firstRowLastColumn="0" w:lastRowFirstColumn="0" w:lastRowLastColumn="0"/>
            <w:tcW w:w="1185" w:type="dxa"/>
          </w:tcPr>
          <w:p w14:paraId="16BB288B" w14:textId="09F58573" w:rsidR="00AE5D0B" w:rsidRDefault="00AE5D0B" w:rsidP="005D73C7">
            <w:r>
              <w:t>录音记录员</w:t>
            </w:r>
          </w:p>
        </w:tc>
        <w:tc>
          <w:tcPr>
            <w:tcW w:w="1185" w:type="dxa"/>
          </w:tcPr>
          <w:p w14:paraId="250F2C5F"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张琪</w:t>
            </w:r>
          </w:p>
        </w:tc>
        <w:tc>
          <w:tcPr>
            <w:tcW w:w="1185" w:type="dxa"/>
          </w:tcPr>
          <w:p w14:paraId="5226041D" w14:textId="0869D44D"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录音内容，上传</w:t>
            </w:r>
            <w:r>
              <w:rPr>
                <w:rFonts w:hint="eastAsia"/>
              </w:rPr>
              <w:t>git</w:t>
            </w:r>
          </w:p>
        </w:tc>
        <w:tc>
          <w:tcPr>
            <w:tcW w:w="1185" w:type="dxa"/>
          </w:tcPr>
          <w:p w14:paraId="1778B0F1"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15968889260</w:t>
            </w:r>
          </w:p>
        </w:tc>
        <w:tc>
          <w:tcPr>
            <w:tcW w:w="1185" w:type="dxa"/>
          </w:tcPr>
          <w:p w14:paraId="0C28D051"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1056402665</w:t>
            </w:r>
          </w:p>
        </w:tc>
        <w:tc>
          <w:tcPr>
            <w:tcW w:w="1185" w:type="dxa"/>
          </w:tcPr>
          <w:p w14:paraId="14CC60D6"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XYQQ-9703</w:t>
            </w:r>
          </w:p>
        </w:tc>
        <w:tc>
          <w:tcPr>
            <w:tcW w:w="1186" w:type="dxa"/>
          </w:tcPr>
          <w:p w14:paraId="7FABA810"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31601384@stu.zucc.edu.cn</w:t>
            </w:r>
          </w:p>
        </w:tc>
      </w:tr>
    </w:tbl>
    <w:p w14:paraId="770041D7" w14:textId="28BA5350" w:rsidR="00AE5D0B" w:rsidRDefault="00AE5D0B" w:rsidP="00AE5D0B">
      <w:pPr>
        <w:pStyle w:val="3"/>
      </w:pPr>
      <w:bookmarkStart w:id="54" w:name="_Toc531382754"/>
      <w:r>
        <w:t xml:space="preserve">6.1.9 </w:t>
      </w:r>
      <w:r>
        <w:t>配置管理员</w:t>
      </w:r>
      <w:bookmarkEnd w:id="54"/>
    </w:p>
    <w:p w14:paraId="3D207723" w14:textId="77777777" w:rsidR="00AE5D0B" w:rsidRDefault="00AE5D0B" w:rsidP="00AE5D0B">
      <w:r>
        <w:tab/>
      </w:r>
      <w:r>
        <w:t>本职概述：</w:t>
      </w:r>
    </w:p>
    <w:p w14:paraId="0F1AE926" w14:textId="73B335B6" w:rsidR="00AE5D0B" w:rsidRDefault="00AE5D0B" w:rsidP="00AE5D0B">
      <w:pPr>
        <w:ind w:left="420" w:firstLine="420"/>
      </w:pPr>
      <w:r>
        <w:rPr>
          <w:rFonts w:hint="eastAsia"/>
        </w:rPr>
        <w:t>负责计划软件配置管理活动，进行版本和变更控制，保证相关人员能够方便地通过软件配置管理获得有用的信息</w:t>
      </w:r>
    </w:p>
    <w:tbl>
      <w:tblPr>
        <w:tblStyle w:val="1-1"/>
        <w:tblW w:w="9634" w:type="dxa"/>
        <w:tblLayout w:type="fixed"/>
        <w:tblLook w:val="04A0" w:firstRow="1" w:lastRow="0" w:firstColumn="1" w:lastColumn="0" w:noHBand="0" w:noVBand="1"/>
      </w:tblPr>
      <w:tblGrid>
        <w:gridCol w:w="1129"/>
        <w:gridCol w:w="851"/>
        <w:gridCol w:w="1701"/>
        <w:gridCol w:w="1276"/>
        <w:gridCol w:w="1134"/>
        <w:gridCol w:w="1275"/>
        <w:gridCol w:w="2268"/>
      </w:tblGrid>
      <w:tr w:rsidR="00AE5D0B" w14:paraId="2141DD84"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C2AD5C" w14:textId="77777777" w:rsidR="00AE5D0B" w:rsidRDefault="00AE5D0B" w:rsidP="005D73C7">
            <w:r>
              <w:rPr>
                <w:rFonts w:hint="eastAsia"/>
              </w:rPr>
              <w:t>职务</w:t>
            </w:r>
          </w:p>
        </w:tc>
        <w:tc>
          <w:tcPr>
            <w:tcW w:w="851" w:type="dxa"/>
          </w:tcPr>
          <w:p w14:paraId="3E819CA1"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701" w:type="dxa"/>
          </w:tcPr>
          <w:p w14:paraId="0D62B025"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276" w:type="dxa"/>
          </w:tcPr>
          <w:p w14:paraId="1E0C4540"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34" w:type="dxa"/>
          </w:tcPr>
          <w:p w14:paraId="57C95881"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275" w:type="dxa"/>
          </w:tcPr>
          <w:p w14:paraId="625525CD"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268" w:type="dxa"/>
          </w:tcPr>
          <w:p w14:paraId="77981A9C"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AE5D0B" w14:paraId="2AC1AF2A" w14:textId="77777777" w:rsidTr="005D73C7">
        <w:tc>
          <w:tcPr>
            <w:cnfStyle w:val="001000000000" w:firstRow="0" w:lastRow="0" w:firstColumn="1" w:lastColumn="0" w:oddVBand="0" w:evenVBand="0" w:oddHBand="0" w:evenHBand="0" w:firstRowFirstColumn="0" w:firstRowLastColumn="0" w:lastRowFirstColumn="0" w:lastRowLastColumn="0"/>
            <w:tcW w:w="1129" w:type="dxa"/>
          </w:tcPr>
          <w:p w14:paraId="76DBDAC1" w14:textId="66C19F10" w:rsidR="00AE5D0B" w:rsidRDefault="00AE5D0B" w:rsidP="005D73C7">
            <w:r>
              <w:t>配置管理员</w:t>
            </w:r>
          </w:p>
        </w:tc>
        <w:tc>
          <w:tcPr>
            <w:tcW w:w="851" w:type="dxa"/>
          </w:tcPr>
          <w:p w14:paraId="6B641B17"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701" w:type="dxa"/>
          </w:tcPr>
          <w:p w14:paraId="7A7040A8" w14:textId="4766A97F" w:rsidR="00AE5D0B" w:rsidRDefault="00AE5D0B" w:rsidP="005D73C7">
            <w:pPr>
              <w:cnfStyle w:val="000000000000" w:firstRow="0" w:lastRow="0" w:firstColumn="0" w:lastColumn="0" w:oddVBand="0" w:evenVBand="0" w:oddHBand="0" w:evenHBand="0" w:firstRowFirstColumn="0" w:firstRowLastColumn="0" w:lastRowFirstColumn="0" w:lastRowLastColumn="0"/>
            </w:pPr>
            <w:r w:rsidRPr="00AE5D0B">
              <w:rPr>
                <w:rFonts w:hint="eastAsia"/>
              </w:rPr>
              <w:t>负责计划软件配置管理活动，进行版本和变更控制，保证相关人员能够方便地通过软件配置管理获得有用的信息</w:t>
            </w:r>
          </w:p>
        </w:tc>
        <w:tc>
          <w:tcPr>
            <w:tcW w:w="1276" w:type="dxa"/>
          </w:tcPr>
          <w:p w14:paraId="3F6D5E40"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134" w:type="dxa"/>
          </w:tcPr>
          <w:p w14:paraId="61C58268"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275" w:type="dxa"/>
          </w:tcPr>
          <w:p w14:paraId="7128C2B8"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268" w:type="dxa"/>
          </w:tcPr>
          <w:p w14:paraId="43C2FF1C"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bl>
    <w:p w14:paraId="63509918" w14:textId="55A42580" w:rsidR="00AE5D0B" w:rsidRDefault="00AE5D0B" w:rsidP="00AE5D0B">
      <w:pPr>
        <w:pStyle w:val="3"/>
      </w:pPr>
      <w:bookmarkStart w:id="55" w:name="_Toc531382755"/>
      <w:r>
        <w:rPr>
          <w:rFonts w:hint="eastAsia"/>
        </w:rPr>
        <w:t>6</w:t>
      </w:r>
      <w:r>
        <w:t xml:space="preserve">.1.10 </w:t>
      </w:r>
      <w:r>
        <w:t>原型设计员</w:t>
      </w:r>
      <w:bookmarkEnd w:id="55"/>
    </w:p>
    <w:p w14:paraId="153F7E5D" w14:textId="717D8C97" w:rsidR="00AE5D0B" w:rsidRDefault="00AE5D0B" w:rsidP="00AE5D0B">
      <w:r>
        <w:tab/>
      </w:r>
      <w:r>
        <w:rPr>
          <w:rFonts w:hint="eastAsia"/>
        </w:rPr>
        <w:t>本职概述：</w:t>
      </w:r>
    </w:p>
    <w:p w14:paraId="788777F6" w14:textId="35287CF5" w:rsidR="00AE5D0B" w:rsidRDefault="00AE5D0B" w:rsidP="00AE5D0B">
      <w:r>
        <w:tab/>
      </w:r>
      <w:r>
        <w:tab/>
      </w:r>
      <w:r>
        <w:rPr>
          <w:rFonts w:hint="eastAsia"/>
        </w:rPr>
        <w:t>负责网站和</w:t>
      </w:r>
      <w:r>
        <w:rPr>
          <w:rFonts w:hint="eastAsia"/>
        </w:rPr>
        <w:t>APP</w:t>
      </w:r>
      <w:r>
        <w:rPr>
          <w:rFonts w:hint="eastAsia"/>
        </w:rPr>
        <w:t>的原型设计</w:t>
      </w:r>
    </w:p>
    <w:tbl>
      <w:tblPr>
        <w:tblStyle w:val="1-1"/>
        <w:tblW w:w="9634" w:type="dxa"/>
        <w:tblLayout w:type="fixed"/>
        <w:tblLook w:val="04A0" w:firstRow="1" w:lastRow="0" w:firstColumn="1" w:lastColumn="0" w:noHBand="0" w:noVBand="1"/>
      </w:tblPr>
      <w:tblGrid>
        <w:gridCol w:w="1129"/>
        <w:gridCol w:w="851"/>
        <w:gridCol w:w="1701"/>
        <w:gridCol w:w="1276"/>
        <w:gridCol w:w="1134"/>
        <w:gridCol w:w="1275"/>
        <w:gridCol w:w="2268"/>
      </w:tblGrid>
      <w:tr w:rsidR="00AE5D0B" w14:paraId="48CC8DB8"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4710CCD" w14:textId="77777777" w:rsidR="00AE5D0B" w:rsidRDefault="00AE5D0B" w:rsidP="005D73C7">
            <w:r>
              <w:rPr>
                <w:rFonts w:hint="eastAsia"/>
              </w:rPr>
              <w:t>职务</w:t>
            </w:r>
          </w:p>
        </w:tc>
        <w:tc>
          <w:tcPr>
            <w:tcW w:w="851" w:type="dxa"/>
          </w:tcPr>
          <w:p w14:paraId="0004B525"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701" w:type="dxa"/>
          </w:tcPr>
          <w:p w14:paraId="4FA60769"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276" w:type="dxa"/>
          </w:tcPr>
          <w:p w14:paraId="2F771F1D"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34" w:type="dxa"/>
          </w:tcPr>
          <w:p w14:paraId="07F16651"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275" w:type="dxa"/>
          </w:tcPr>
          <w:p w14:paraId="52EEEF8A"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268" w:type="dxa"/>
          </w:tcPr>
          <w:p w14:paraId="3368713A"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AE5D0B" w14:paraId="6FDBE165" w14:textId="77777777" w:rsidTr="005D73C7">
        <w:tc>
          <w:tcPr>
            <w:cnfStyle w:val="001000000000" w:firstRow="0" w:lastRow="0" w:firstColumn="1" w:lastColumn="0" w:oddVBand="0" w:evenVBand="0" w:oddHBand="0" w:evenHBand="0" w:firstRowFirstColumn="0" w:firstRowLastColumn="0" w:lastRowFirstColumn="0" w:lastRowLastColumn="0"/>
            <w:tcW w:w="1129" w:type="dxa"/>
          </w:tcPr>
          <w:p w14:paraId="6A65A8E7" w14:textId="0BF86703" w:rsidR="00AE5D0B" w:rsidRDefault="00AE5D0B" w:rsidP="005D73C7">
            <w:r>
              <w:rPr>
                <w:rFonts w:hint="eastAsia"/>
              </w:rPr>
              <w:t>原型设计员</w:t>
            </w:r>
          </w:p>
        </w:tc>
        <w:tc>
          <w:tcPr>
            <w:tcW w:w="851" w:type="dxa"/>
          </w:tcPr>
          <w:p w14:paraId="590D96AF"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701" w:type="dxa"/>
          </w:tcPr>
          <w:p w14:paraId="795A9F92" w14:textId="57FE0472"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负责网站原型的设计，上传</w:t>
            </w:r>
            <w:r>
              <w:rPr>
                <w:rFonts w:hint="eastAsia"/>
              </w:rPr>
              <w:t>G</w:t>
            </w:r>
            <w:r>
              <w:t>IT</w:t>
            </w:r>
          </w:p>
        </w:tc>
        <w:tc>
          <w:tcPr>
            <w:tcW w:w="1276" w:type="dxa"/>
          </w:tcPr>
          <w:p w14:paraId="24A8A8BD"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134" w:type="dxa"/>
          </w:tcPr>
          <w:p w14:paraId="755E2882"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275" w:type="dxa"/>
          </w:tcPr>
          <w:p w14:paraId="3844F8DD"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268" w:type="dxa"/>
          </w:tcPr>
          <w:p w14:paraId="490C1704"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r w:rsidR="00AE5D0B" w14:paraId="5C1F374D" w14:textId="77777777" w:rsidTr="005D73C7">
        <w:tc>
          <w:tcPr>
            <w:cnfStyle w:val="001000000000" w:firstRow="0" w:lastRow="0" w:firstColumn="1" w:lastColumn="0" w:oddVBand="0" w:evenVBand="0" w:oddHBand="0" w:evenHBand="0" w:firstRowFirstColumn="0" w:firstRowLastColumn="0" w:lastRowFirstColumn="0" w:lastRowLastColumn="0"/>
            <w:tcW w:w="1129" w:type="dxa"/>
          </w:tcPr>
          <w:p w14:paraId="74359EDF" w14:textId="5394916A" w:rsidR="00AE5D0B" w:rsidRDefault="00AE5D0B" w:rsidP="00AE5D0B">
            <w:r>
              <w:rPr>
                <w:rFonts w:hint="eastAsia"/>
              </w:rPr>
              <w:t>原型设计员</w:t>
            </w:r>
          </w:p>
        </w:tc>
        <w:tc>
          <w:tcPr>
            <w:tcW w:w="851" w:type="dxa"/>
          </w:tcPr>
          <w:p w14:paraId="481CC394" w14:textId="059B799C" w:rsidR="00AE5D0B" w:rsidRDefault="00AE5D0B" w:rsidP="00AE5D0B">
            <w:pPr>
              <w:cnfStyle w:val="000000000000" w:firstRow="0" w:lastRow="0" w:firstColumn="0" w:lastColumn="0" w:oddVBand="0" w:evenVBand="0" w:oddHBand="0" w:evenHBand="0" w:firstRowFirstColumn="0" w:firstRowLastColumn="0" w:lastRowFirstColumn="0" w:lastRowLastColumn="0"/>
            </w:pPr>
            <w:r>
              <w:rPr>
                <w:rFonts w:hint="eastAsia"/>
              </w:rPr>
              <w:t>陈遵义</w:t>
            </w:r>
          </w:p>
        </w:tc>
        <w:tc>
          <w:tcPr>
            <w:tcW w:w="1701" w:type="dxa"/>
          </w:tcPr>
          <w:p w14:paraId="1287D445" w14:textId="064AF07F" w:rsidR="00AE5D0B" w:rsidRDefault="00AE5D0B" w:rsidP="00AE5D0B">
            <w:pPr>
              <w:cnfStyle w:val="000000000000" w:firstRow="0" w:lastRow="0" w:firstColumn="0" w:lastColumn="0" w:oddVBand="0" w:evenVBand="0" w:oddHBand="0" w:evenHBand="0" w:firstRowFirstColumn="0" w:firstRowLastColumn="0" w:lastRowFirstColumn="0" w:lastRowLastColumn="0"/>
            </w:pPr>
            <w:r>
              <w:rPr>
                <w:rFonts w:hint="eastAsia"/>
              </w:rPr>
              <w:t>负责</w:t>
            </w:r>
            <w:r>
              <w:rPr>
                <w:rFonts w:hint="eastAsia"/>
              </w:rPr>
              <w:t>A</w:t>
            </w:r>
            <w:r>
              <w:t>P</w:t>
            </w:r>
            <w:r>
              <w:rPr>
                <w:rFonts w:hint="eastAsia"/>
              </w:rPr>
              <w:t>P</w:t>
            </w:r>
            <w:r>
              <w:rPr>
                <w:rFonts w:hint="eastAsia"/>
              </w:rPr>
              <w:t>界面原型的设计，上传</w:t>
            </w:r>
            <w:r>
              <w:rPr>
                <w:rFonts w:hint="eastAsia"/>
              </w:rPr>
              <w:t>G</w:t>
            </w:r>
            <w:r>
              <w:t>IT</w:t>
            </w:r>
          </w:p>
        </w:tc>
        <w:tc>
          <w:tcPr>
            <w:tcW w:w="1276" w:type="dxa"/>
          </w:tcPr>
          <w:p w14:paraId="7FE703D3" w14:textId="5CA227DD" w:rsidR="00AE5D0B" w:rsidRPr="00AE5D0B" w:rsidRDefault="00AE5D0B" w:rsidP="00AE5D0B">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18758285818</w:t>
            </w:r>
          </w:p>
        </w:tc>
        <w:tc>
          <w:tcPr>
            <w:tcW w:w="1134" w:type="dxa"/>
          </w:tcPr>
          <w:p w14:paraId="5C8AAEA9" w14:textId="53E024FF" w:rsidR="00AE5D0B" w:rsidRDefault="00AE5D0B" w:rsidP="00AE5D0B">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017175448</w:t>
            </w:r>
          </w:p>
        </w:tc>
        <w:tc>
          <w:tcPr>
            <w:tcW w:w="1275" w:type="dxa"/>
          </w:tcPr>
          <w:p w14:paraId="4F5B70B8" w14:textId="58F83110" w:rsidR="00AE5D0B" w:rsidRDefault="00AE5D0B" w:rsidP="00AE5D0B">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czy1017175448</w:t>
            </w:r>
          </w:p>
        </w:tc>
        <w:tc>
          <w:tcPr>
            <w:tcW w:w="2268" w:type="dxa"/>
          </w:tcPr>
          <w:p w14:paraId="02002F32" w14:textId="447F1844" w:rsidR="00AE5D0B" w:rsidRDefault="00AE5D0B" w:rsidP="00AE5D0B">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31602039@stu.zucc.edu.cn</w:t>
            </w:r>
          </w:p>
        </w:tc>
      </w:tr>
    </w:tbl>
    <w:p w14:paraId="6D4E8F6E" w14:textId="39C95F92" w:rsidR="00AE5D0B" w:rsidRDefault="00AE5D0B" w:rsidP="00AE5D0B">
      <w:pPr>
        <w:pStyle w:val="3"/>
      </w:pPr>
      <w:bookmarkStart w:id="56" w:name="_Toc531382756"/>
      <w:r>
        <w:rPr>
          <w:rFonts w:hint="eastAsia"/>
        </w:rPr>
        <w:t>6</w:t>
      </w:r>
      <w:r>
        <w:t xml:space="preserve">.1.11 </w:t>
      </w:r>
      <w:r>
        <w:rPr>
          <w:rFonts w:hint="eastAsia"/>
        </w:rPr>
        <w:t>用户访谈员</w:t>
      </w:r>
      <w:bookmarkEnd w:id="56"/>
    </w:p>
    <w:p w14:paraId="7D6423BA" w14:textId="7FCEF458" w:rsidR="00AE5D0B" w:rsidRDefault="00AE5D0B" w:rsidP="00AE5D0B">
      <w:r>
        <w:tab/>
      </w:r>
      <w:r>
        <w:rPr>
          <w:rFonts w:hint="eastAsia"/>
        </w:rPr>
        <w:t>本职概述：</w:t>
      </w:r>
    </w:p>
    <w:p w14:paraId="4180D36C" w14:textId="14AF45CB" w:rsidR="00AE5D0B" w:rsidRDefault="00AE5D0B" w:rsidP="00AE5D0B">
      <w:r>
        <w:tab/>
      </w:r>
      <w:r>
        <w:tab/>
      </w:r>
      <w:r>
        <w:rPr>
          <w:rFonts w:hint="eastAsia"/>
        </w:rPr>
        <w:t>负责用户访谈</w:t>
      </w:r>
    </w:p>
    <w:tbl>
      <w:tblPr>
        <w:tblStyle w:val="1-1"/>
        <w:tblW w:w="9660" w:type="dxa"/>
        <w:tblLook w:val="04A0" w:firstRow="1" w:lastRow="0" w:firstColumn="1" w:lastColumn="0" w:noHBand="0" w:noVBand="1"/>
      </w:tblPr>
      <w:tblGrid>
        <w:gridCol w:w="543"/>
        <w:gridCol w:w="427"/>
        <w:gridCol w:w="1036"/>
        <w:gridCol w:w="1716"/>
        <w:gridCol w:w="1616"/>
        <w:gridCol w:w="1494"/>
        <w:gridCol w:w="2828"/>
      </w:tblGrid>
      <w:tr w:rsidR="00AE5D0B" w14:paraId="4926F1CC"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14:paraId="25B0454A" w14:textId="77777777" w:rsidR="00AE5D0B" w:rsidRDefault="00AE5D0B" w:rsidP="005D73C7">
            <w:r>
              <w:rPr>
                <w:rFonts w:hint="eastAsia"/>
              </w:rPr>
              <w:t>职务</w:t>
            </w:r>
          </w:p>
        </w:tc>
        <w:tc>
          <w:tcPr>
            <w:tcW w:w="427" w:type="dxa"/>
          </w:tcPr>
          <w:p w14:paraId="765EE28C"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036" w:type="dxa"/>
          </w:tcPr>
          <w:p w14:paraId="31261DAE"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716" w:type="dxa"/>
          </w:tcPr>
          <w:p w14:paraId="1E4D69C4"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616" w:type="dxa"/>
          </w:tcPr>
          <w:p w14:paraId="1ADF379B"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494" w:type="dxa"/>
          </w:tcPr>
          <w:p w14:paraId="00650004"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828" w:type="dxa"/>
          </w:tcPr>
          <w:p w14:paraId="3DBE509A"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AE5D0B" w14:paraId="4B9873E5" w14:textId="77777777" w:rsidTr="005D73C7">
        <w:tc>
          <w:tcPr>
            <w:cnfStyle w:val="001000000000" w:firstRow="0" w:lastRow="0" w:firstColumn="1" w:lastColumn="0" w:oddVBand="0" w:evenVBand="0" w:oddHBand="0" w:evenHBand="0" w:firstRowFirstColumn="0" w:firstRowLastColumn="0" w:lastRowFirstColumn="0" w:lastRowLastColumn="0"/>
            <w:tcW w:w="543" w:type="dxa"/>
          </w:tcPr>
          <w:p w14:paraId="7616FCC4" w14:textId="33602883" w:rsidR="00AE5D0B" w:rsidRDefault="00AE5D0B" w:rsidP="005D73C7">
            <w:r>
              <w:rPr>
                <w:rFonts w:hint="eastAsia"/>
              </w:rPr>
              <w:t>用户访谈员</w:t>
            </w:r>
          </w:p>
        </w:tc>
        <w:tc>
          <w:tcPr>
            <w:tcW w:w="427" w:type="dxa"/>
          </w:tcPr>
          <w:p w14:paraId="6AEBED5A"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036" w:type="dxa"/>
          </w:tcPr>
          <w:p w14:paraId="77FD832A" w14:textId="4AA97D3B"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负责预约访谈客户</w:t>
            </w:r>
          </w:p>
        </w:tc>
        <w:tc>
          <w:tcPr>
            <w:tcW w:w="1716" w:type="dxa"/>
          </w:tcPr>
          <w:p w14:paraId="539DCAA2"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616" w:type="dxa"/>
          </w:tcPr>
          <w:p w14:paraId="677383BD"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494" w:type="dxa"/>
          </w:tcPr>
          <w:p w14:paraId="5591D029"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828" w:type="dxa"/>
          </w:tcPr>
          <w:p w14:paraId="55EBA151"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r w:rsidR="00AE5D0B" w14:paraId="46E4BC60" w14:textId="77777777" w:rsidTr="005D73C7">
        <w:tc>
          <w:tcPr>
            <w:cnfStyle w:val="001000000000" w:firstRow="0" w:lastRow="0" w:firstColumn="1" w:lastColumn="0" w:oddVBand="0" w:evenVBand="0" w:oddHBand="0" w:evenHBand="0" w:firstRowFirstColumn="0" w:firstRowLastColumn="0" w:lastRowFirstColumn="0" w:lastRowLastColumn="0"/>
            <w:tcW w:w="543" w:type="dxa"/>
          </w:tcPr>
          <w:p w14:paraId="32A2FF5E" w14:textId="71DA9FA9" w:rsidR="00AE5D0B" w:rsidRDefault="00AE5D0B" w:rsidP="005D73C7">
            <w:r>
              <w:rPr>
                <w:rFonts w:hint="eastAsia"/>
              </w:rPr>
              <w:t>用户访谈员</w:t>
            </w:r>
          </w:p>
        </w:tc>
        <w:tc>
          <w:tcPr>
            <w:tcW w:w="427" w:type="dxa"/>
          </w:tcPr>
          <w:p w14:paraId="322B978F"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陈遵义</w:t>
            </w:r>
          </w:p>
        </w:tc>
        <w:tc>
          <w:tcPr>
            <w:tcW w:w="1036" w:type="dxa"/>
          </w:tcPr>
          <w:p w14:paraId="4D621DB1" w14:textId="7E287AEA"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负责访谈问题的编写</w:t>
            </w:r>
          </w:p>
        </w:tc>
        <w:tc>
          <w:tcPr>
            <w:tcW w:w="1716" w:type="dxa"/>
          </w:tcPr>
          <w:p w14:paraId="4819F9D9"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18758285818</w:t>
            </w:r>
          </w:p>
        </w:tc>
        <w:tc>
          <w:tcPr>
            <w:tcW w:w="1616" w:type="dxa"/>
          </w:tcPr>
          <w:p w14:paraId="2792DEEA"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017175448</w:t>
            </w:r>
          </w:p>
        </w:tc>
        <w:tc>
          <w:tcPr>
            <w:tcW w:w="1494" w:type="dxa"/>
          </w:tcPr>
          <w:p w14:paraId="487E6BC2"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czy1017175448</w:t>
            </w:r>
          </w:p>
        </w:tc>
        <w:tc>
          <w:tcPr>
            <w:tcW w:w="2828" w:type="dxa"/>
          </w:tcPr>
          <w:p w14:paraId="34F8C685"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31602039@stu.zucc.edu.cn</w:t>
            </w:r>
          </w:p>
        </w:tc>
      </w:tr>
      <w:tr w:rsidR="00AE5D0B" w14:paraId="16323535" w14:textId="77777777" w:rsidTr="005D73C7">
        <w:tc>
          <w:tcPr>
            <w:cnfStyle w:val="001000000000" w:firstRow="0" w:lastRow="0" w:firstColumn="1" w:lastColumn="0" w:oddVBand="0" w:evenVBand="0" w:oddHBand="0" w:evenHBand="0" w:firstRowFirstColumn="0" w:firstRowLastColumn="0" w:lastRowFirstColumn="0" w:lastRowLastColumn="0"/>
            <w:tcW w:w="543" w:type="dxa"/>
          </w:tcPr>
          <w:p w14:paraId="501B8378" w14:textId="1232C260" w:rsidR="00AE5D0B" w:rsidRDefault="00AE5D0B" w:rsidP="005D73C7">
            <w:r>
              <w:rPr>
                <w:rFonts w:hint="eastAsia"/>
              </w:rPr>
              <w:t>用户访谈员</w:t>
            </w:r>
          </w:p>
        </w:tc>
        <w:tc>
          <w:tcPr>
            <w:tcW w:w="427" w:type="dxa"/>
          </w:tcPr>
          <w:p w14:paraId="4A8F6F34"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宋翼虎</w:t>
            </w:r>
          </w:p>
        </w:tc>
        <w:tc>
          <w:tcPr>
            <w:tcW w:w="1036" w:type="dxa"/>
          </w:tcPr>
          <w:p w14:paraId="7BAA0B35" w14:textId="2A9A6E5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负责访谈问题的编写</w:t>
            </w:r>
          </w:p>
        </w:tc>
        <w:tc>
          <w:tcPr>
            <w:tcW w:w="1716" w:type="dxa"/>
          </w:tcPr>
          <w:p w14:paraId="457CF0FB"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3588742234</w:t>
            </w:r>
          </w:p>
        </w:tc>
        <w:tc>
          <w:tcPr>
            <w:tcW w:w="1616" w:type="dxa"/>
          </w:tcPr>
          <w:p w14:paraId="6535A96B"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2</w:t>
            </w:r>
            <w:r>
              <w:rPr>
                <w:rFonts w:ascii="Times New Roman" w:hAnsi="Times New Roman"/>
                <w:kern w:val="0"/>
                <w:sz w:val="20"/>
                <w:szCs w:val="20"/>
              </w:rPr>
              <w:t>51822486</w:t>
            </w:r>
          </w:p>
        </w:tc>
        <w:tc>
          <w:tcPr>
            <w:tcW w:w="1494" w:type="dxa"/>
          </w:tcPr>
          <w:p w14:paraId="56B15EB6"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syh251822486</w:t>
            </w:r>
          </w:p>
        </w:tc>
        <w:tc>
          <w:tcPr>
            <w:tcW w:w="2828" w:type="dxa"/>
          </w:tcPr>
          <w:p w14:paraId="6D8B5B15"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31601405@stu.zucc.edu.cn</w:t>
            </w:r>
          </w:p>
        </w:tc>
      </w:tr>
      <w:tr w:rsidR="00AE5D0B" w14:paraId="630F335E" w14:textId="77777777" w:rsidTr="005D73C7">
        <w:tc>
          <w:tcPr>
            <w:cnfStyle w:val="001000000000" w:firstRow="0" w:lastRow="0" w:firstColumn="1" w:lastColumn="0" w:oddVBand="0" w:evenVBand="0" w:oddHBand="0" w:evenHBand="0" w:firstRowFirstColumn="0" w:firstRowLastColumn="0" w:lastRowFirstColumn="0" w:lastRowLastColumn="0"/>
            <w:tcW w:w="543" w:type="dxa"/>
          </w:tcPr>
          <w:p w14:paraId="1F300068" w14:textId="79412A43" w:rsidR="00AE5D0B" w:rsidRDefault="00AE5D0B" w:rsidP="005D73C7">
            <w:r>
              <w:rPr>
                <w:rFonts w:hint="eastAsia"/>
              </w:rPr>
              <w:t>用户访谈员</w:t>
            </w:r>
          </w:p>
        </w:tc>
        <w:tc>
          <w:tcPr>
            <w:tcW w:w="427" w:type="dxa"/>
          </w:tcPr>
          <w:p w14:paraId="0F8C5A92"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郑巧雁</w:t>
            </w:r>
          </w:p>
        </w:tc>
        <w:tc>
          <w:tcPr>
            <w:tcW w:w="1036" w:type="dxa"/>
          </w:tcPr>
          <w:p w14:paraId="167B3CC7" w14:textId="281EB998"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负责记录访谈</w:t>
            </w:r>
          </w:p>
        </w:tc>
        <w:tc>
          <w:tcPr>
            <w:tcW w:w="1716" w:type="dxa"/>
          </w:tcPr>
          <w:p w14:paraId="10D75871"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3656648591</w:t>
            </w:r>
          </w:p>
        </w:tc>
        <w:tc>
          <w:tcPr>
            <w:tcW w:w="1616" w:type="dxa"/>
          </w:tcPr>
          <w:p w14:paraId="306898BB"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3</w:t>
            </w:r>
            <w:r>
              <w:rPr>
                <w:rFonts w:ascii="Times New Roman" w:hAnsi="Times New Roman"/>
                <w:kern w:val="0"/>
                <w:sz w:val="20"/>
                <w:szCs w:val="20"/>
              </w:rPr>
              <w:t>10602686</w:t>
            </w:r>
          </w:p>
        </w:tc>
        <w:tc>
          <w:tcPr>
            <w:tcW w:w="1494" w:type="dxa"/>
          </w:tcPr>
          <w:p w14:paraId="37B801D2"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z310302682</w:t>
            </w:r>
          </w:p>
        </w:tc>
        <w:tc>
          <w:tcPr>
            <w:tcW w:w="2828" w:type="dxa"/>
          </w:tcPr>
          <w:p w14:paraId="292A9E7F"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31401323@stu.zucc.edu.cn</w:t>
            </w:r>
          </w:p>
        </w:tc>
      </w:tr>
      <w:tr w:rsidR="00AE5D0B" w14:paraId="2DCA6803" w14:textId="77777777" w:rsidTr="005D73C7">
        <w:tc>
          <w:tcPr>
            <w:cnfStyle w:val="001000000000" w:firstRow="0" w:lastRow="0" w:firstColumn="1" w:lastColumn="0" w:oddVBand="0" w:evenVBand="0" w:oddHBand="0" w:evenHBand="0" w:firstRowFirstColumn="0" w:firstRowLastColumn="0" w:lastRowFirstColumn="0" w:lastRowLastColumn="0"/>
            <w:tcW w:w="543" w:type="dxa"/>
          </w:tcPr>
          <w:p w14:paraId="5932970E" w14:textId="036A8AC8" w:rsidR="00AE5D0B" w:rsidRDefault="00AE5D0B" w:rsidP="005D73C7">
            <w:r>
              <w:rPr>
                <w:rFonts w:hint="eastAsia"/>
              </w:rPr>
              <w:t>用户访谈员</w:t>
            </w:r>
          </w:p>
        </w:tc>
        <w:tc>
          <w:tcPr>
            <w:tcW w:w="427" w:type="dxa"/>
          </w:tcPr>
          <w:p w14:paraId="04D9E23C"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张琪</w:t>
            </w:r>
          </w:p>
        </w:tc>
        <w:tc>
          <w:tcPr>
            <w:tcW w:w="1036" w:type="dxa"/>
          </w:tcPr>
          <w:p w14:paraId="35C8CBB9" w14:textId="3A51D6F4"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负责访谈录音</w:t>
            </w:r>
          </w:p>
        </w:tc>
        <w:tc>
          <w:tcPr>
            <w:tcW w:w="1716" w:type="dxa"/>
          </w:tcPr>
          <w:p w14:paraId="733C4D53"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5968889260</w:t>
            </w:r>
          </w:p>
        </w:tc>
        <w:tc>
          <w:tcPr>
            <w:tcW w:w="1616" w:type="dxa"/>
          </w:tcPr>
          <w:p w14:paraId="6B6F502D"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056402665</w:t>
            </w:r>
          </w:p>
        </w:tc>
        <w:tc>
          <w:tcPr>
            <w:tcW w:w="1494" w:type="dxa"/>
          </w:tcPr>
          <w:p w14:paraId="2863C543"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X</w:t>
            </w:r>
            <w:r>
              <w:rPr>
                <w:rFonts w:ascii="Times New Roman" w:hAnsi="Times New Roman"/>
                <w:kern w:val="0"/>
                <w:sz w:val="20"/>
                <w:szCs w:val="20"/>
              </w:rPr>
              <w:t>YQQ-9703</w:t>
            </w:r>
          </w:p>
        </w:tc>
        <w:tc>
          <w:tcPr>
            <w:tcW w:w="2828" w:type="dxa"/>
          </w:tcPr>
          <w:p w14:paraId="16935902"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31601384@stu.zucc.edu.cn</w:t>
            </w:r>
          </w:p>
        </w:tc>
      </w:tr>
    </w:tbl>
    <w:p w14:paraId="23152C7A" w14:textId="051DA97A" w:rsidR="00AE5D0B" w:rsidRDefault="007430DD" w:rsidP="007430DD">
      <w:pPr>
        <w:pStyle w:val="2"/>
        <w:ind w:firstLine="420"/>
      </w:pPr>
      <w:bookmarkStart w:id="57" w:name="_Toc531382757"/>
      <w:r>
        <w:rPr>
          <w:rFonts w:hint="eastAsia"/>
        </w:rPr>
        <w:t>6</w:t>
      </w:r>
      <w:r>
        <w:t xml:space="preserve">.2 </w:t>
      </w:r>
      <w:r>
        <w:rPr>
          <w:rFonts w:hint="eastAsia"/>
        </w:rPr>
        <w:t>人员配置管理计划</w:t>
      </w:r>
      <w:bookmarkEnd w:id="57"/>
    </w:p>
    <w:p w14:paraId="5DFB69B6" w14:textId="22B88682" w:rsidR="007430DD" w:rsidRDefault="007430DD" w:rsidP="007430DD">
      <w:pPr>
        <w:pStyle w:val="3"/>
      </w:pPr>
      <w:r>
        <w:tab/>
      </w:r>
      <w:bookmarkStart w:id="58" w:name="_Toc531382758"/>
      <w:r>
        <w:t xml:space="preserve">6.2.1 </w:t>
      </w:r>
      <w:r>
        <w:rPr>
          <w:rFonts w:hint="eastAsia"/>
        </w:rPr>
        <w:t>人员招募</w:t>
      </w:r>
      <w:bookmarkEnd w:id="58"/>
    </w:p>
    <w:p w14:paraId="7EC0FB43" w14:textId="77777777" w:rsidR="00526587" w:rsidRDefault="00526587" w:rsidP="00526587">
      <w:pPr>
        <w:ind w:left="420" w:firstLine="420"/>
      </w:pPr>
      <w:r>
        <w:rPr>
          <w:rFonts w:hint="eastAsia"/>
        </w:rPr>
        <w:t>在上学期的软件工程基础课上，我们</w:t>
      </w:r>
      <w:r>
        <w:rPr>
          <w:rFonts w:hint="eastAsia"/>
        </w:rPr>
        <w:t>5</w:t>
      </w:r>
      <w:r>
        <w:rPr>
          <w:rFonts w:hint="eastAsia"/>
        </w:rPr>
        <w:t>人决定在下学期组成一个小组，共同开发项目</w:t>
      </w:r>
    </w:p>
    <w:p w14:paraId="1C0CE818" w14:textId="15D9A16A" w:rsidR="007430DD" w:rsidRDefault="00526587" w:rsidP="00526587">
      <w:pPr>
        <w:pStyle w:val="3"/>
      </w:pPr>
      <w:r>
        <w:tab/>
      </w:r>
      <w:bookmarkStart w:id="59" w:name="_Toc531382759"/>
      <w:r>
        <w:t xml:space="preserve">6.2.2 </w:t>
      </w:r>
      <w:r>
        <w:rPr>
          <w:rFonts w:hint="eastAsia"/>
        </w:rPr>
        <w:t>资源日历</w:t>
      </w:r>
      <w:bookmarkEnd w:id="59"/>
    </w:p>
    <w:tbl>
      <w:tblPr>
        <w:tblStyle w:val="1-1"/>
        <w:tblW w:w="0" w:type="auto"/>
        <w:tblLook w:val="04A0" w:firstRow="1" w:lastRow="0" w:firstColumn="1" w:lastColumn="0" w:noHBand="0" w:noVBand="1"/>
      </w:tblPr>
      <w:tblGrid>
        <w:gridCol w:w="367"/>
        <w:gridCol w:w="1255"/>
        <w:gridCol w:w="1094"/>
        <w:gridCol w:w="1040"/>
        <w:gridCol w:w="1015"/>
        <w:gridCol w:w="1015"/>
        <w:gridCol w:w="1255"/>
        <w:gridCol w:w="1255"/>
      </w:tblGrid>
      <w:tr w:rsidR="002B6AF6" w14:paraId="0E4310A8" w14:textId="77777777" w:rsidTr="00526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7" w:type="dxa"/>
          </w:tcPr>
          <w:p w14:paraId="29D62A1C" w14:textId="77777777" w:rsidR="00526587" w:rsidRDefault="00526587" w:rsidP="00526587"/>
        </w:tc>
        <w:tc>
          <w:tcPr>
            <w:tcW w:w="1037" w:type="dxa"/>
          </w:tcPr>
          <w:p w14:paraId="181A4FF6" w14:textId="2E534325" w:rsidR="00526587" w:rsidRDefault="00526587" w:rsidP="00526587">
            <w:pPr>
              <w:cnfStyle w:val="100000000000" w:firstRow="1" w:lastRow="0" w:firstColumn="0" w:lastColumn="0" w:oddVBand="0" w:evenVBand="0" w:oddHBand="0" w:evenHBand="0" w:firstRowFirstColumn="0" w:firstRowLastColumn="0" w:lastRowFirstColumn="0" w:lastRowLastColumn="0"/>
            </w:pPr>
            <w:r>
              <w:rPr>
                <w:rFonts w:hint="eastAsia"/>
              </w:rPr>
              <w:t>周一</w:t>
            </w:r>
          </w:p>
        </w:tc>
        <w:tc>
          <w:tcPr>
            <w:tcW w:w="1037" w:type="dxa"/>
          </w:tcPr>
          <w:p w14:paraId="447A5766" w14:textId="4B43BF0D" w:rsidR="00526587" w:rsidRDefault="00526587" w:rsidP="00526587">
            <w:pPr>
              <w:cnfStyle w:val="100000000000" w:firstRow="1" w:lastRow="0" w:firstColumn="0" w:lastColumn="0" w:oddVBand="0" w:evenVBand="0" w:oddHBand="0" w:evenHBand="0" w:firstRowFirstColumn="0" w:firstRowLastColumn="0" w:lastRowFirstColumn="0" w:lastRowLastColumn="0"/>
            </w:pPr>
            <w:r>
              <w:rPr>
                <w:rFonts w:hint="eastAsia"/>
              </w:rPr>
              <w:t>周二</w:t>
            </w:r>
          </w:p>
        </w:tc>
        <w:tc>
          <w:tcPr>
            <w:tcW w:w="1037" w:type="dxa"/>
          </w:tcPr>
          <w:p w14:paraId="2477C563" w14:textId="0105430C" w:rsidR="00526587" w:rsidRDefault="00526587" w:rsidP="00526587">
            <w:pPr>
              <w:cnfStyle w:val="100000000000" w:firstRow="1" w:lastRow="0" w:firstColumn="0" w:lastColumn="0" w:oddVBand="0" w:evenVBand="0" w:oddHBand="0" w:evenHBand="0" w:firstRowFirstColumn="0" w:firstRowLastColumn="0" w:lastRowFirstColumn="0" w:lastRowLastColumn="0"/>
            </w:pPr>
            <w:r>
              <w:rPr>
                <w:rFonts w:hint="eastAsia"/>
              </w:rPr>
              <w:t>周三</w:t>
            </w:r>
          </w:p>
        </w:tc>
        <w:tc>
          <w:tcPr>
            <w:tcW w:w="1037" w:type="dxa"/>
          </w:tcPr>
          <w:p w14:paraId="21DC3EEF" w14:textId="41E9D75C" w:rsidR="00526587" w:rsidRDefault="00526587" w:rsidP="00526587">
            <w:pPr>
              <w:cnfStyle w:val="100000000000" w:firstRow="1" w:lastRow="0" w:firstColumn="0" w:lastColumn="0" w:oddVBand="0" w:evenVBand="0" w:oddHBand="0" w:evenHBand="0" w:firstRowFirstColumn="0" w:firstRowLastColumn="0" w:lastRowFirstColumn="0" w:lastRowLastColumn="0"/>
            </w:pPr>
            <w:r>
              <w:rPr>
                <w:rFonts w:hint="eastAsia"/>
              </w:rPr>
              <w:t>周四</w:t>
            </w:r>
          </w:p>
        </w:tc>
        <w:tc>
          <w:tcPr>
            <w:tcW w:w="1037" w:type="dxa"/>
          </w:tcPr>
          <w:p w14:paraId="196713BE" w14:textId="42F7C083" w:rsidR="00526587" w:rsidRDefault="00526587" w:rsidP="00526587">
            <w:pPr>
              <w:cnfStyle w:val="100000000000" w:firstRow="1" w:lastRow="0" w:firstColumn="0" w:lastColumn="0" w:oddVBand="0" w:evenVBand="0" w:oddHBand="0" w:evenHBand="0" w:firstRowFirstColumn="0" w:firstRowLastColumn="0" w:lastRowFirstColumn="0" w:lastRowLastColumn="0"/>
            </w:pPr>
            <w:r>
              <w:rPr>
                <w:rFonts w:hint="eastAsia"/>
              </w:rPr>
              <w:t>周五</w:t>
            </w:r>
          </w:p>
        </w:tc>
        <w:tc>
          <w:tcPr>
            <w:tcW w:w="1037" w:type="dxa"/>
          </w:tcPr>
          <w:p w14:paraId="226D2D5A" w14:textId="35A12999" w:rsidR="00526587" w:rsidRDefault="00526587" w:rsidP="00526587">
            <w:pPr>
              <w:cnfStyle w:val="100000000000" w:firstRow="1" w:lastRow="0" w:firstColumn="0" w:lastColumn="0" w:oddVBand="0" w:evenVBand="0" w:oddHBand="0" w:evenHBand="0" w:firstRowFirstColumn="0" w:firstRowLastColumn="0" w:lastRowFirstColumn="0" w:lastRowLastColumn="0"/>
            </w:pPr>
            <w:r>
              <w:rPr>
                <w:rFonts w:hint="eastAsia"/>
              </w:rPr>
              <w:t>周六</w:t>
            </w:r>
          </w:p>
        </w:tc>
        <w:tc>
          <w:tcPr>
            <w:tcW w:w="1037" w:type="dxa"/>
          </w:tcPr>
          <w:p w14:paraId="51719A8E" w14:textId="6B78C47D" w:rsidR="00526587" w:rsidRDefault="00526587" w:rsidP="00526587">
            <w:pPr>
              <w:cnfStyle w:val="100000000000" w:firstRow="1" w:lastRow="0" w:firstColumn="0" w:lastColumn="0" w:oddVBand="0" w:evenVBand="0" w:oddHBand="0" w:evenHBand="0" w:firstRowFirstColumn="0" w:firstRowLastColumn="0" w:lastRowFirstColumn="0" w:lastRowLastColumn="0"/>
            </w:pPr>
            <w:r>
              <w:rPr>
                <w:rFonts w:hint="eastAsia"/>
              </w:rPr>
              <w:t>周日</w:t>
            </w:r>
          </w:p>
        </w:tc>
      </w:tr>
      <w:tr w:rsidR="002B6AF6" w14:paraId="7611FB4E" w14:textId="77777777" w:rsidTr="00526587">
        <w:tc>
          <w:tcPr>
            <w:cnfStyle w:val="001000000000" w:firstRow="0" w:lastRow="0" w:firstColumn="1" w:lastColumn="0" w:oddVBand="0" w:evenVBand="0" w:oddHBand="0" w:evenHBand="0" w:firstRowFirstColumn="0" w:firstRowLastColumn="0" w:lastRowFirstColumn="0" w:lastRowLastColumn="0"/>
            <w:tcW w:w="1037" w:type="dxa"/>
          </w:tcPr>
          <w:p w14:paraId="3DE2B30E" w14:textId="1316F2C3" w:rsidR="00526587" w:rsidRDefault="00526587" w:rsidP="00526587">
            <w:r>
              <w:rPr>
                <w:rFonts w:hint="eastAsia"/>
              </w:rPr>
              <w:t>第一大节</w:t>
            </w:r>
          </w:p>
        </w:tc>
        <w:tc>
          <w:tcPr>
            <w:tcW w:w="1037" w:type="dxa"/>
          </w:tcPr>
          <w:p w14:paraId="3CFBF880" w14:textId="64330A78"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w:t>
            </w:r>
            <w:r w:rsidR="002B6AF6">
              <w:t>,zq</w:t>
            </w:r>
            <w:proofErr w:type="spellEnd"/>
          </w:p>
        </w:tc>
        <w:tc>
          <w:tcPr>
            <w:tcW w:w="1037" w:type="dxa"/>
          </w:tcPr>
          <w:p w14:paraId="29792D3A" w14:textId="262B0B48"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w:t>
            </w:r>
            <w:proofErr w:type="spellEnd"/>
          </w:p>
        </w:tc>
        <w:tc>
          <w:tcPr>
            <w:tcW w:w="1037" w:type="dxa"/>
          </w:tcPr>
          <w:p w14:paraId="28C8E509" w14:textId="2F87841A"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Cyl,syh</w:t>
            </w:r>
            <w:proofErr w:type="gramEnd"/>
            <w:r>
              <w:t>,zqy</w:t>
            </w:r>
            <w:r w:rsidR="002B6AF6">
              <w:t>,zq</w:t>
            </w:r>
            <w:proofErr w:type="spellEnd"/>
          </w:p>
        </w:tc>
        <w:tc>
          <w:tcPr>
            <w:tcW w:w="1037" w:type="dxa"/>
          </w:tcPr>
          <w:p w14:paraId="3E075160" w14:textId="4CCEAB1E"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syh,zqy</w:t>
            </w:r>
            <w:proofErr w:type="gramEnd"/>
            <w:r w:rsidR="002B6AF6">
              <w:t>,zq</w:t>
            </w:r>
            <w:proofErr w:type="spellEnd"/>
          </w:p>
        </w:tc>
        <w:tc>
          <w:tcPr>
            <w:tcW w:w="1037" w:type="dxa"/>
          </w:tcPr>
          <w:p w14:paraId="39C9B82D" w14:textId="1A799CF0"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r>
              <w:t>syh</w:t>
            </w:r>
            <w:proofErr w:type="spellEnd"/>
          </w:p>
        </w:tc>
        <w:tc>
          <w:tcPr>
            <w:tcW w:w="1037" w:type="dxa"/>
          </w:tcPr>
          <w:p w14:paraId="0AAB6A32" w14:textId="335BD6B4"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c>
          <w:tcPr>
            <w:tcW w:w="1037" w:type="dxa"/>
          </w:tcPr>
          <w:p w14:paraId="6D15BD74" w14:textId="43D84872"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r>
      <w:tr w:rsidR="002B6AF6" w14:paraId="7A682D84" w14:textId="77777777" w:rsidTr="00526587">
        <w:tc>
          <w:tcPr>
            <w:cnfStyle w:val="001000000000" w:firstRow="0" w:lastRow="0" w:firstColumn="1" w:lastColumn="0" w:oddVBand="0" w:evenVBand="0" w:oddHBand="0" w:evenHBand="0" w:firstRowFirstColumn="0" w:firstRowLastColumn="0" w:lastRowFirstColumn="0" w:lastRowLastColumn="0"/>
            <w:tcW w:w="1037" w:type="dxa"/>
          </w:tcPr>
          <w:p w14:paraId="2AE2DC65" w14:textId="74052412" w:rsidR="00526587" w:rsidRDefault="00526587" w:rsidP="00526587">
            <w:r>
              <w:rPr>
                <w:rFonts w:hint="eastAsia"/>
              </w:rPr>
              <w:t>第二大节</w:t>
            </w:r>
          </w:p>
        </w:tc>
        <w:tc>
          <w:tcPr>
            <w:tcW w:w="1037" w:type="dxa"/>
          </w:tcPr>
          <w:p w14:paraId="5C2DC84F" w14:textId="2B05CB55"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Cyl,syh</w:t>
            </w:r>
            <w:proofErr w:type="gramEnd"/>
            <w:r>
              <w:t>,zqy</w:t>
            </w:r>
            <w:proofErr w:type="spellEnd"/>
          </w:p>
        </w:tc>
        <w:tc>
          <w:tcPr>
            <w:tcW w:w="1037" w:type="dxa"/>
          </w:tcPr>
          <w:p w14:paraId="636A72B0" w14:textId="0DCF6622"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Czy,syh</w:t>
            </w:r>
            <w:proofErr w:type="spellEnd"/>
            <w:proofErr w:type="gramEnd"/>
          </w:p>
        </w:tc>
        <w:tc>
          <w:tcPr>
            <w:tcW w:w="1037" w:type="dxa"/>
          </w:tcPr>
          <w:p w14:paraId="05BEAAAC" w14:textId="7CE3A9FD"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,zqy</w:t>
            </w:r>
            <w:r w:rsidR="002B6AF6">
              <w:t>,zq</w:t>
            </w:r>
            <w:proofErr w:type="spellEnd"/>
          </w:p>
        </w:tc>
        <w:tc>
          <w:tcPr>
            <w:tcW w:w="1037" w:type="dxa"/>
          </w:tcPr>
          <w:p w14:paraId="7EA64F10" w14:textId="503B0DBF"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zy</w:t>
            </w:r>
            <w:proofErr w:type="spellEnd"/>
          </w:p>
        </w:tc>
        <w:tc>
          <w:tcPr>
            <w:tcW w:w="1037" w:type="dxa"/>
          </w:tcPr>
          <w:p w14:paraId="4D341D0F" w14:textId="62122899" w:rsidR="00526587" w:rsidRDefault="002B6AF6" w:rsidP="00526587">
            <w:pPr>
              <w:cnfStyle w:val="000000000000" w:firstRow="0" w:lastRow="0" w:firstColumn="0" w:lastColumn="0" w:oddVBand="0" w:evenVBand="0" w:oddHBand="0" w:evenHBand="0" w:firstRowFirstColumn="0" w:firstRowLastColumn="0" w:lastRowFirstColumn="0" w:lastRowLastColumn="0"/>
            </w:pPr>
            <w:proofErr w:type="spellStart"/>
            <w:r>
              <w:t>zq</w:t>
            </w:r>
            <w:proofErr w:type="spellEnd"/>
          </w:p>
        </w:tc>
        <w:tc>
          <w:tcPr>
            <w:tcW w:w="1037" w:type="dxa"/>
          </w:tcPr>
          <w:p w14:paraId="634BB937" w14:textId="2B6E5C51"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c>
          <w:tcPr>
            <w:tcW w:w="1037" w:type="dxa"/>
          </w:tcPr>
          <w:p w14:paraId="6B0D5AFB" w14:textId="5B602005"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r>
      <w:tr w:rsidR="002B6AF6" w14:paraId="74087750" w14:textId="77777777" w:rsidTr="00526587">
        <w:tc>
          <w:tcPr>
            <w:cnfStyle w:val="001000000000" w:firstRow="0" w:lastRow="0" w:firstColumn="1" w:lastColumn="0" w:oddVBand="0" w:evenVBand="0" w:oddHBand="0" w:evenHBand="0" w:firstRowFirstColumn="0" w:firstRowLastColumn="0" w:lastRowFirstColumn="0" w:lastRowLastColumn="0"/>
            <w:tcW w:w="1037" w:type="dxa"/>
          </w:tcPr>
          <w:p w14:paraId="09A7152C" w14:textId="0445BE94" w:rsidR="00526587" w:rsidRDefault="00526587" w:rsidP="00526587">
            <w:r>
              <w:rPr>
                <w:rFonts w:hint="eastAsia"/>
              </w:rPr>
              <w:t>第三大节</w:t>
            </w:r>
          </w:p>
        </w:tc>
        <w:tc>
          <w:tcPr>
            <w:tcW w:w="1037" w:type="dxa"/>
          </w:tcPr>
          <w:p w14:paraId="69E3E1F8" w14:textId="05AADB87"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Cyl,zqy</w:t>
            </w:r>
            <w:proofErr w:type="gramEnd"/>
            <w:r w:rsidR="002B6AF6">
              <w:t>,zq</w:t>
            </w:r>
            <w:proofErr w:type="spellEnd"/>
          </w:p>
        </w:tc>
        <w:tc>
          <w:tcPr>
            <w:tcW w:w="1037" w:type="dxa"/>
          </w:tcPr>
          <w:p w14:paraId="6660CEA5" w14:textId="77777777" w:rsidR="00526587" w:rsidRDefault="00526587" w:rsidP="00526587">
            <w:pPr>
              <w:cnfStyle w:val="000000000000" w:firstRow="0" w:lastRow="0" w:firstColumn="0" w:lastColumn="0" w:oddVBand="0" w:evenVBand="0" w:oddHBand="0" w:evenHBand="0" w:firstRowFirstColumn="0" w:firstRowLastColumn="0" w:lastRowFirstColumn="0" w:lastRowLastColumn="0"/>
            </w:pPr>
          </w:p>
        </w:tc>
        <w:tc>
          <w:tcPr>
            <w:tcW w:w="1037" w:type="dxa"/>
          </w:tcPr>
          <w:p w14:paraId="2AE46AD5" w14:textId="44FD593A"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Cyl,zqy</w:t>
            </w:r>
            <w:proofErr w:type="gramEnd"/>
            <w:r w:rsidR="002B6AF6">
              <w:t>,zq</w:t>
            </w:r>
            <w:proofErr w:type="spellEnd"/>
          </w:p>
        </w:tc>
        <w:tc>
          <w:tcPr>
            <w:tcW w:w="1037" w:type="dxa"/>
          </w:tcPr>
          <w:p w14:paraId="17E32D85" w14:textId="6DAC562A"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syh</w:t>
            </w:r>
            <w:r w:rsidR="002B6AF6">
              <w:t>,zq</w:t>
            </w:r>
            <w:proofErr w:type="spellEnd"/>
            <w:proofErr w:type="gramEnd"/>
          </w:p>
        </w:tc>
        <w:tc>
          <w:tcPr>
            <w:tcW w:w="1037" w:type="dxa"/>
          </w:tcPr>
          <w:p w14:paraId="01560D61" w14:textId="77777777" w:rsidR="00526587" w:rsidRDefault="00526587" w:rsidP="00526587">
            <w:pPr>
              <w:cnfStyle w:val="000000000000" w:firstRow="0" w:lastRow="0" w:firstColumn="0" w:lastColumn="0" w:oddVBand="0" w:evenVBand="0" w:oddHBand="0" w:evenHBand="0" w:firstRowFirstColumn="0" w:firstRowLastColumn="0" w:lastRowFirstColumn="0" w:lastRowLastColumn="0"/>
            </w:pPr>
          </w:p>
        </w:tc>
        <w:tc>
          <w:tcPr>
            <w:tcW w:w="1037" w:type="dxa"/>
          </w:tcPr>
          <w:p w14:paraId="5D4BEF58" w14:textId="11B93B28"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c>
          <w:tcPr>
            <w:tcW w:w="1037" w:type="dxa"/>
          </w:tcPr>
          <w:p w14:paraId="4529EA25" w14:textId="0A1F311F"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r>
      <w:tr w:rsidR="002B6AF6" w14:paraId="420147F0" w14:textId="77777777" w:rsidTr="00526587">
        <w:tc>
          <w:tcPr>
            <w:cnfStyle w:val="001000000000" w:firstRow="0" w:lastRow="0" w:firstColumn="1" w:lastColumn="0" w:oddVBand="0" w:evenVBand="0" w:oddHBand="0" w:evenHBand="0" w:firstRowFirstColumn="0" w:firstRowLastColumn="0" w:lastRowFirstColumn="0" w:lastRowLastColumn="0"/>
            <w:tcW w:w="1037" w:type="dxa"/>
          </w:tcPr>
          <w:p w14:paraId="03D62B28" w14:textId="02ACE6F2" w:rsidR="00526587" w:rsidRDefault="00526587" w:rsidP="00526587">
            <w:r>
              <w:rPr>
                <w:rFonts w:hint="eastAsia"/>
              </w:rPr>
              <w:t>第四大节</w:t>
            </w:r>
          </w:p>
        </w:tc>
        <w:tc>
          <w:tcPr>
            <w:tcW w:w="1037" w:type="dxa"/>
          </w:tcPr>
          <w:p w14:paraId="4A425102" w14:textId="41433B1D"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Cyl,syh</w:t>
            </w:r>
            <w:proofErr w:type="gramEnd"/>
            <w:r>
              <w:t>,zqy</w:t>
            </w:r>
            <w:proofErr w:type="spellEnd"/>
          </w:p>
        </w:tc>
        <w:tc>
          <w:tcPr>
            <w:tcW w:w="1037" w:type="dxa"/>
          </w:tcPr>
          <w:p w14:paraId="6D2A8B65" w14:textId="35BC9315"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r>
              <w:t>Czy</w:t>
            </w:r>
            <w:proofErr w:type="spellEnd"/>
          </w:p>
        </w:tc>
        <w:tc>
          <w:tcPr>
            <w:tcW w:w="1037" w:type="dxa"/>
          </w:tcPr>
          <w:p w14:paraId="1432A172" w14:textId="4654EBE6"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rPr>
                <w:rFonts w:hint="eastAsia"/>
              </w:rPr>
              <w:t>c</w:t>
            </w:r>
            <w:r>
              <w:t>yl,syh</w:t>
            </w:r>
            <w:proofErr w:type="gramEnd"/>
            <w:r>
              <w:t>,zqy</w:t>
            </w:r>
            <w:r w:rsidR="002B6AF6">
              <w:t>,zq</w:t>
            </w:r>
            <w:proofErr w:type="spellEnd"/>
          </w:p>
        </w:tc>
        <w:tc>
          <w:tcPr>
            <w:tcW w:w="1037" w:type="dxa"/>
          </w:tcPr>
          <w:p w14:paraId="756860B6" w14:textId="077273BC"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syh</w:t>
            </w:r>
            <w:r w:rsidR="002B6AF6">
              <w:t>,zq</w:t>
            </w:r>
            <w:proofErr w:type="spellEnd"/>
            <w:proofErr w:type="gramEnd"/>
          </w:p>
        </w:tc>
        <w:tc>
          <w:tcPr>
            <w:tcW w:w="1037" w:type="dxa"/>
          </w:tcPr>
          <w:p w14:paraId="40531F34" w14:textId="77777777" w:rsidR="00526587" w:rsidRDefault="00526587" w:rsidP="00526587">
            <w:pPr>
              <w:cnfStyle w:val="000000000000" w:firstRow="0" w:lastRow="0" w:firstColumn="0" w:lastColumn="0" w:oddVBand="0" w:evenVBand="0" w:oddHBand="0" w:evenHBand="0" w:firstRowFirstColumn="0" w:firstRowLastColumn="0" w:lastRowFirstColumn="0" w:lastRowLastColumn="0"/>
            </w:pPr>
          </w:p>
        </w:tc>
        <w:tc>
          <w:tcPr>
            <w:tcW w:w="1037" w:type="dxa"/>
          </w:tcPr>
          <w:p w14:paraId="4FE0D5BF" w14:textId="6C4FCC3B"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c>
          <w:tcPr>
            <w:tcW w:w="1037" w:type="dxa"/>
          </w:tcPr>
          <w:p w14:paraId="7F74E1A4" w14:textId="69AC1F97"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r>
      <w:tr w:rsidR="002B6AF6" w14:paraId="20C485F1" w14:textId="77777777" w:rsidTr="00526587">
        <w:tc>
          <w:tcPr>
            <w:cnfStyle w:val="001000000000" w:firstRow="0" w:lastRow="0" w:firstColumn="1" w:lastColumn="0" w:oddVBand="0" w:evenVBand="0" w:oddHBand="0" w:evenHBand="0" w:firstRowFirstColumn="0" w:firstRowLastColumn="0" w:lastRowFirstColumn="0" w:lastRowLastColumn="0"/>
            <w:tcW w:w="1037" w:type="dxa"/>
          </w:tcPr>
          <w:p w14:paraId="4631A9AA" w14:textId="3E2487B7" w:rsidR="00526587" w:rsidRDefault="00526587" w:rsidP="00526587">
            <w:r>
              <w:rPr>
                <w:rFonts w:hint="eastAsia"/>
              </w:rPr>
              <w:t>晚上</w:t>
            </w:r>
          </w:p>
        </w:tc>
        <w:tc>
          <w:tcPr>
            <w:tcW w:w="1037" w:type="dxa"/>
          </w:tcPr>
          <w:p w14:paraId="7A46B2AD" w14:textId="06B4847E"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w:t>
            </w:r>
            <w:r w:rsidR="002B6AF6">
              <w:t>,zq</w:t>
            </w:r>
            <w:proofErr w:type="spellEnd"/>
          </w:p>
        </w:tc>
        <w:tc>
          <w:tcPr>
            <w:tcW w:w="1037" w:type="dxa"/>
          </w:tcPr>
          <w:p w14:paraId="05418179" w14:textId="564B7CF6"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Czy,zqy</w:t>
            </w:r>
            <w:proofErr w:type="gramEnd"/>
            <w:r w:rsidR="002B6AF6">
              <w:t>,zq</w:t>
            </w:r>
            <w:proofErr w:type="spellEnd"/>
          </w:p>
        </w:tc>
        <w:tc>
          <w:tcPr>
            <w:tcW w:w="1037" w:type="dxa"/>
          </w:tcPr>
          <w:p w14:paraId="3D10C4B7" w14:textId="5D1BBA0E"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rPr>
                <w:rFonts w:hint="eastAsia"/>
              </w:rPr>
              <w:t>c</w:t>
            </w:r>
            <w:r>
              <w:t>yl,syh</w:t>
            </w:r>
            <w:proofErr w:type="gramEnd"/>
            <w:r>
              <w:t>,zqy</w:t>
            </w:r>
            <w:r w:rsidR="002B6AF6">
              <w:t>,zq</w:t>
            </w:r>
            <w:proofErr w:type="spellEnd"/>
          </w:p>
        </w:tc>
        <w:tc>
          <w:tcPr>
            <w:tcW w:w="1037" w:type="dxa"/>
          </w:tcPr>
          <w:p w14:paraId="47577E71" w14:textId="2905C322"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,zqy</w:t>
            </w:r>
            <w:r w:rsidR="002B6AF6">
              <w:t>,zq</w:t>
            </w:r>
            <w:proofErr w:type="spellEnd"/>
          </w:p>
        </w:tc>
        <w:tc>
          <w:tcPr>
            <w:tcW w:w="1037" w:type="dxa"/>
          </w:tcPr>
          <w:p w14:paraId="029A865A" w14:textId="0BBD889A"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,zqy</w:t>
            </w:r>
            <w:r w:rsidR="002B6AF6">
              <w:t>,zq</w:t>
            </w:r>
            <w:proofErr w:type="spellEnd"/>
          </w:p>
        </w:tc>
        <w:tc>
          <w:tcPr>
            <w:tcW w:w="1037" w:type="dxa"/>
          </w:tcPr>
          <w:p w14:paraId="7D20E13D" w14:textId="57A92CE4"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c>
          <w:tcPr>
            <w:tcW w:w="1037" w:type="dxa"/>
          </w:tcPr>
          <w:p w14:paraId="716DEA5A" w14:textId="03648ED3" w:rsidR="00526587" w:rsidRDefault="00526587" w:rsidP="00526587">
            <w:pPr>
              <w:cnfStyle w:val="000000000000" w:firstRow="0" w:lastRow="0" w:firstColumn="0" w:lastColumn="0" w:oddVBand="0" w:evenVBand="0" w:oddHBand="0" w:evenHBand="0" w:firstRowFirstColumn="0" w:firstRowLastColumn="0" w:lastRowFirstColumn="0" w:lastRowLastColumn="0"/>
            </w:pPr>
            <w:proofErr w:type="spellStart"/>
            <w:proofErr w:type="gramStart"/>
            <w:r>
              <w:t>Cyl,czy</w:t>
            </w:r>
            <w:proofErr w:type="gramEnd"/>
            <w:r>
              <w:t>,syh,zqy,zq</w:t>
            </w:r>
            <w:proofErr w:type="spellEnd"/>
          </w:p>
        </w:tc>
      </w:tr>
    </w:tbl>
    <w:p w14:paraId="59122FC1" w14:textId="770735C9" w:rsidR="00526587" w:rsidRDefault="002B6AF6" w:rsidP="00526587">
      <w:proofErr w:type="spellStart"/>
      <w:r>
        <w:t>Cyl</w:t>
      </w:r>
      <w:proofErr w:type="spellEnd"/>
      <w:r>
        <w:t>:</w:t>
      </w:r>
      <w:r>
        <w:rPr>
          <w:rFonts w:hint="eastAsia"/>
        </w:rPr>
        <w:t>陈妍蓝</w:t>
      </w:r>
      <w:r>
        <w:rPr>
          <w:rFonts w:hint="eastAsia"/>
        </w:rPr>
        <w:t xml:space="preserve"> </w:t>
      </w:r>
    </w:p>
    <w:p w14:paraId="6AA76564" w14:textId="3C5057A0" w:rsidR="002B6AF6" w:rsidRDefault="002B6AF6" w:rsidP="00526587">
      <w:proofErr w:type="spellStart"/>
      <w:r>
        <w:t>C</w:t>
      </w:r>
      <w:r>
        <w:rPr>
          <w:rFonts w:hint="eastAsia"/>
        </w:rPr>
        <w:t>zy</w:t>
      </w:r>
      <w:proofErr w:type="spellEnd"/>
      <w:r>
        <w:rPr>
          <w:rFonts w:hint="eastAsia"/>
        </w:rPr>
        <w:t>：陈遵义</w:t>
      </w:r>
    </w:p>
    <w:p w14:paraId="713E59D5" w14:textId="5C58ACDF" w:rsidR="002B6AF6" w:rsidRDefault="002B6AF6" w:rsidP="00526587">
      <w:proofErr w:type="spellStart"/>
      <w:r>
        <w:t>S</w:t>
      </w:r>
      <w:r>
        <w:rPr>
          <w:rFonts w:hint="eastAsia"/>
        </w:rPr>
        <w:t>yh</w:t>
      </w:r>
      <w:proofErr w:type="spellEnd"/>
      <w:r>
        <w:rPr>
          <w:rFonts w:hint="eastAsia"/>
        </w:rPr>
        <w:t>：宋翼虎</w:t>
      </w:r>
    </w:p>
    <w:p w14:paraId="50ECCE56" w14:textId="3DF44556" w:rsidR="002B6AF6" w:rsidRDefault="002B6AF6" w:rsidP="00526587">
      <w:proofErr w:type="spellStart"/>
      <w:r>
        <w:t>Z</w:t>
      </w:r>
      <w:r>
        <w:rPr>
          <w:rFonts w:hint="eastAsia"/>
        </w:rPr>
        <w:t>qy</w:t>
      </w:r>
      <w:proofErr w:type="spellEnd"/>
      <w:r>
        <w:rPr>
          <w:rFonts w:hint="eastAsia"/>
        </w:rPr>
        <w:t>：郑巧雁</w:t>
      </w:r>
    </w:p>
    <w:p w14:paraId="5F14CCA8" w14:textId="400F125C" w:rsidR="002B6AF6" w:rsidRDefault="002B6AF6" w:rsidP="00526587">
      <w:proofErr w:type="spellStart"/>
      <w:r>
        <w:t>Z</w:t>
      </w:r>
      <w:r>
        <w:rPr>
          <w:rFonts w:hint="eastAsia"/>
        </w:rPr>
        <w:t>q</w:t>
      </w:r>
      <w:proofErr w:type="spellEnd"/>
      <w:r>
        <w:rPr>
          <w:rFonts w:hint="eastAsia"/>
        </w:rPr>
        <w:t>：张琪</w:t>
      </w:r>
    </w:p>
    <w:p w14:paraId="1D401D27" w14:textId="7E6EB802" w:rsidR="002B6AF6" w:rsidRDefault="002B6AF6" w:rsidP="002B6AF6">
      <w:pPr>
        <w:pStyle w:val="3"/>
        <w:ind w:firstLine="420"/>
      </w:pPr>
      <w:bookmarkStart w:id="60" w:name="_Toc531382760"/>
      <w:r>
        <w:rPr>
          <w:rFonts w:hint="eastAsia"/>
        </w:rPr>
        <w:t>6</w:t>
      </w:r>
      <w:r>
        <w:t xml:space="preserve">.2.3 </w:t>
      </w:r>
      <w:r>
        <w:rPr>
          <w:rFonts w:hint="eastAsia"/>
        </w:rPr>
        <w:t>绩效考核</w:t>
      </w:r>
      <w:bookmarkEnd w:id="60"/>
    </w:p>
    <w:tbl>
      <w:tblPr>
        <w:tblStyle w:val="1-1"/>
        <w:tblW w:w="0" w:type="auto"/>
        <w:tblLook w:val="04A0" w:firstRow="1" w:lastRow="0" w:firstColumn="1" w:lastColumn="0" w:noHBand="0" w:noVBand="1"/>
      </w:tblPr>
      <w:tblGrid>
        <w:gridCol w:w="2765"/>
        <w:gridCol w:w="2765"/>
        <w:gridCol w:w="2766"/>
      </w:tblGrid>
      <w:tr w:rsidR="002B6AF6" w14:paraId="1A12C36A" w14:textId="77777777" w:rsidTr="002B6A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71AA123" w14:textId="21B8F6E9" w:rsidR="002B6AF6" w:rsidRDefault="002B6AF6" w:rsidP="002B6AF6">
            <w:r>
              <w:rPr>
                <w:rFonts w:hint="eastAsia"/>
              </w:rPr>
              <w:t>等级</w:t>
            </w:r>
          </w:p>
        </w:tc>
        <w:tc>
          <w:tcPr>
            <w:tcW w:w="2765" w:type="dxa"/>
          </w:tcPr>
          <w:p w14:paraId="53A4A729" w14:textId="3033399E" w:rsidR="002B6AF6" w:rsidRDefault="002B6AF6" w:rsidP="002B6AF6">
            <w:pPr>
              <w:cnfStyle w:val="100000000000" w:firstRow="1" w:lastRow="0" w:firstColumn="0" w:lastColumn="0" w:oddVBand="0" w:evenVBand="0" w:oddHBand="0" w:evenHBand="0" w:firstRowFirstColumn="0" w:firstRowLastColumn="0" w:lastRowFirstColumn="0" w:lastRowLastColumn="0"/>
            </w:pPr>
            <w:r>
              <w:rPr>
                <w:rFonts w:hint="eastAsia"/>
              </w:rPr>
              <w:t>原因</w:t>
            </w:r>
          </w:p>
        </w:tc>
        <w:tc>
          <w:tcPr>
            <w:tcW w:w="2766" w:type="dxa"/>
          </w:tcPr>
          <w:p w14:paraId="6EADBC03" w14:textId="4F3B4783" w:rsidR="002B6AF6" w:rsidRDefault="002B6AF6" w:rsidP="002B6AF6">
            <w:pPr>
              <w:cnfStyle w:val="100000000000" w:firstRow="1" w:lastRow="0" w:firstColumn="0" w:lastColumn="0" w:oddVBand="0" w:evenVBand="0" w:oddHBand="0" w:evenHBand="0" w:firstRowFirstColumn="0" w:firstRowLastColumn="0" w:lastRowFirstColumn="0" w:lastRowLastColumn="0"/>
            </w:pPr>
            <w:r>
              <w:rPr>
                <w:rFonts w:hint="eastAsia"/>
              </w:rPr>
              <w:t>奖惩</w:t>
            </w:r>
          </w:p>
        </w:tc>
      </w:tr>
      <w:tr w:rsidR="002B6AF6" w14:paraId="7EA08DA0" w14:textId="77777777" w:rsidTr="002B6AF6">
        <w:tc>
          <w:tcPr>
            <w:cnfStyle w:val="001000000000" w:firstRow="0" w:lastRow="0" w:firstColumn="1" w:lastColumn="0" w:oddVBand="0" w:evenVBand="0" w:oddHBand="0" w:evenHBand="0" w:firstRowFirstColumn="0" w:firstRowLastColumn="0" w:lastRowFirstColumn="0" w:lastRowLastColumn="0"/>
            <w:tcW w:w="2765" w:type="dxa"/>
          </w:tcPr>
          <w:p w14:paraId="5CDF8AF4" w14:textId="4FE51B84" w:rsidR="002B6AF6" w:rsidRDefault="002B6AF6" w:rsidP="002B6AF6">
            <w:r>
              <w:rPr>
                <w:rFonts w:hint="eastAsia"/>
              </w:rPr>
              <w:t>不合格</w:t>
            </w:r>
          </w:p>
        </w:tc>
        <w:tc>
          <w:tcPr>
            <w:tcW w:w="2765" w:type="dxa"/>
          </w:tcPr>
          <w:p w14:paraId="06E29D7E" w14:textId="4AD26F86" w:rsidR="002B6AF6" w:rsidRDefault="002B6AF6" w:rsidP="002B6AF6">
            <w:pPr>
              <w:cnfStyle w:val="000000000000" w:firstRow="0" w:lastRow="0" w:firstColumn="0" w:lastColumn="0" w:oddVBand="0" w:evenVBand="0" w:oddHBand="0" w:evenHBand="0" w:firstRowFirstColumn="0" w:firstRowLastColumn="0" w:lastRowFirstColumn="0" w:lastRowLastColumn="0"/>
            </w:pPr>
            <w:r>
              <w:rPr>
                <w:rFonts w:hint="eastAsia"/>
              </w:rPr>
              <w:t>没按时提交任务，到时小组扣分</w:t>
            </w:r>
          </w:p>
        </w:tc>
        <w:tc>
          <w:tcPr>
            <w:tcW w:w="2766" w:type="dxa"/>
          </w:tcPr>
          <w:p w14:paraId="3EC09F00" w14:textId="5377DA82" w:rsidR="002B6AF6" w:rsidRDefault="002B6AF6" w:rsidP="002B6AF6">
            <w:pPr>
              <w:cnfStyle w:val="000000000000" w:firstRow="0" w:lastRow="0" w:firstColumn="0" w:lastColumn="0" w:oddVBand="0" w:evenVBand="0" w:oddHBand="0" w:evenHBand="0" w:firstRowFirstColumn="0" w:firstRowLastColumn="0" w:lastRowFirstColumn="0" w:lastRowLastColumn="0"/>
            </w:pPr>
            <w:r>
              <w:rPr>
                <w:rFonts w:hint="eastAsia"/>
              </w:rPr>
              <w:t>小组扣分，严重时踢出小组</w:t>
            </w:r>
          </w:p>
        </w:tc>
      </w:tr>
      <w:tr w:rsidR="002B6AF6" w14:paraId="7BAD5D14" w14:textId="77777777" w:rsidTr="002B6AF6">
        <w:tc>
          <w:tcPr>
            <w:cnfStyle w:val="001000000000" w:firstRow="0" w:lastRow="0" w:firstColumn="1" w:lastColumn="0" w:oddVBand="0" w:evenVBand="0" w:oddHBand="0" w:evenHBand="0" w:firstRowFirstColumn="0" w:firstRowLastColumn="0" w:lastRowFirstColumn="0" w:lastRowLastColumn="0"/>
            <w:tcW w:w="2765" w:type="dxa"/>
          </w:tcPr>
          <w:p w14:paraId="70663007" w14:textId="50571C9D" w:rsidR="002B6AF6" w:rsidRDefault="002B6AF6" w:rsidP="002B6AF6">
            <w:r>
              <w:rPr>
                <w:rFonts w:hint="eastAsia"/>
              </w:rPr>
              <w:t>合格</w:t>
            </w:r>
          </w:p>
        </w:tc>
        <w:tc>
          <w:tcPr>
            <w:tcW w:w="2765" w:type="dxa"/>
          </w:tcPr>
          <w:p w14:paraId="1B4D74F5" w14:textId="1DEF2DA7" w:rsidR="002B6AF6" w:rsidRDefault="002B6AF6" w:rsidP="002B6AF6">
            <w:pPr>
              <w:cnfStyle w:val="000000000000" w:firstRow="0" w:lastRow="0" w:firstColumn="0" w:lastColumn="0" w:oddVBand="0" w:evenVBand="0" w:oddHBand="0" w:evenHBand="0" w:firstRowFirstColumn="0" w:firstRowLastColumn="0" w:lastRowFirstColumn="0" w:lastRowLastColumn="0"/>
            </w:pPr>
            <w:r>
              <w:rPr>
                <w:rFonts w:hint="eastAsia"/>
              </w:rPr>
              <w:t>完成布置任务，质量不高</w:t>
            </w:r>
          </w:p>
        </w:tc>
        <w:tc>
          <w:tcPr>
            <w:tcW w:w="2766" w:type="dxa"/>
          </w:tcPr>
          <w:p w14:paraId="058C8A96" w14:textId="72009BE6" w:rsidR="002B6AF6" w:rsidRDefault="002B6AF6" w:rsidP="002B6AF6">
            <w:pPr>
              <w:cnfStyle w:val="000000000000" w:firstRow="0" w:lastRow="0" w:firstColumn="0" w:lastColumn="0" w:oddVBand="0" w:evenVBand="0" w:oddHBand="0" w:evenHBand="0" w:firstRowFirstColumn="0" w:firstRowLastColumn="0" w:lastRowFirstColumn="0" w:lastRowLastColumn="0"/>
            </w:pPr>
            <w:r>
              <w:rPr>
                <w:rFonts w:hint="eastAsia"/>
              </w:rPr>
              <w:t>教育并改进</w:t>
            </w:r>
          </w:p>
        </w:tc>
      </w:tr>
      <w:tr w:rsidR="002B6AF6" w14:paraId="053903A3" w14:textId="77777777" w:rsidTr="002B6AF6">
        <w:tc>
          <w:tcPr>
            <w:cnfStyle w:val="001000000000" w:firstRow="0" w:lastRow="0" w:firstColumn="1" w:lastColumn="0" w:oddVBand="0" w:evenVBand="0" w:oddHBand="0" w:evenHBand="0" w:firstRowFirstColumn="0" w:firstRowLastColumn="0" w:lastRowFirstColumn="0" w:lastRowLastColumn="0"/>
            <w:tcW w:w="2765" w:type="dxa"/>
          </w:tcPr>
          <w:p w14:paraId="44D8B822" w14:textId="38F1A3A7" w:rsidR="002B6AF6" w:rsidRDefault="002B6AF6" w:rsidP="002B6AF6">
            <w:r>
              <w:rPr>
                <w:rFonts w:hint="eastAsia"/>
              </w:rPr>
              <w:t>良好</w:t>
            </w:r>
          </w:p>
        </w:tc>
        <w:tc>
          <w:tcPr>
            <w:tcW w:w="2765" w:type="dxa"/>
          </w:tcPr>
          <w:p w14:paraId="491CD189" w14:textId="034A066F" w:rsidR="002B6AF6" w:rsidRDefault="002B6AF6" w:rsidP="002B6AF6">
            <w:pPr>
              <w:cnfStyle w:val="000000000000" w:firstRow="0" w:lastRow="0" w:firstColumn="0" w:lastColumn="0" w:oddVBand="0" w:evenVBand="0" w:oddHBand="0" w:evenHBand="0" w:firstRowFirstColumn="0" w:firstRowLastColumn="0" w:lastRowFirstColumn="0" w:lastRowLastColumn="0"/>
            </w:pPr>
            <w:r>
              <w:rPr>
                <w:rFonts w:hint="eastAsia"/>
              </w:rPr>
              <w:t>完成布置任务，质量达到要求</w:t>
            </w:r>
          </w:p>
        </w:tc>
        <w:tc>
          <w:tcPr>
            <w:tcW w:w="2766" w:type="dxa"/>
          </w:tcPr>
          <w:p w14:paraId="719F3ECC" w14:textId="7713B828" w:rsidR="002B6AF6" w:rsidRDefault="002B6AF6" w:rsidP="002B6AF6">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6AF6" w14:paraId="6CA3361C" w14:textId="77777777" w:rsidTr="002B6AF6">
        <w:tc>
          <w:tcPr>
            <w:cnfStyle w:val="001000000000" w:firstRow="0" w:lastRow="0" w:firstColumn="1" w:lastColumn="0" w:oddVBand="0" w:evenVBand="0" w:oddHBand="0" w:evenHBand="0" w:firstRowFirstColumn="0" w:firstRowLastColumn="0" w:lastRowFirstColumn="0" w:lastRowLastColumn="0"/>
            <w:tcW w:w="2765" w:type="dxa"/>
          </w:tcPr>
          <w:p w14:paraId="774D2A80" w14:textId="292017BC" w:rsidR="002B6AF6" w:rsidRDefault="002B6AF6" w:rsidP="002B6AF6">
            <w:r>
              <w:rPr>
                <w:rFonts w:hint="eastAsia"/>
              </w:rPr>
              <w:t>优秀</w:t>
            </w:r>
          </w:p>
        </w:tc>
        <w:tc>
          <w:tcPr>
            <w:tcW w:w="2765" w:type="dxa"/>
          </w:tcPr>
          <w:p w14:paraId="666469BB" w14:textId="616B2FA5" w:rsidR="002B6AF6" w:rsidRDefault="002B6AF6" w:rsidP="002B6AF6">
            <w:pPr>
              <w:cnfStyle w:val="000000000000" w:firstRow="0" w:lastRow="0" w:firstColumn="0" w:lastColumn="0" w:oddVBand="0" w:evenVBand="0" w:oddHBand="0" w:evenHBand="0" w:firstRowFirstColumn="0" w:firstRowLastColumn="0" w:lastRowFirstColumn="0" w:lastRowLastColumn="0"/>
            </w:pPr>
            <w:r>
              <w:rPr>
                <w:rFonts w:hint="eastAsia"/>
              </w:rPr>
              <w:t>高质量完成任务</w:t>
            </w:r>
          </w:p>
        </w:tc>
        <w:tc>
          <w:tcPr>
            <w:tcW w:w="2766" w:type="dxa"/>
          </w:tcPr>
          <w:p w14:paraId="3539273E" w14:textId="3D1C05B5" w:rsidR="002B6AF6" w:rsidRDefault="002B6AF6" w:rsidP="002B6AF6">
            <w:pPr>
              <w:cnfStyle w:val="000000000000" w:firstRow="0" w:lastRow="0" w:firstColumn="0" w:lastColumn="0" w:oddVBand="0" w:evenVBand="0" w:oddHBand="0" w:evenHBand="0" w:firstRowFirstColumn="0" w:firstRowLastColumn="0" w:lastRowFirstColumn="0" w:lastRowLastColumn="0"/>
            </w:pPr>
            <w:r>
              <w:rPr>
                <w:rFonts w:hint="eastAsia"/>
              </w:rPr>
              <w:t>组内加分</w:t>
            </w:r>
          </w:p>
        </w:tc>
      </w:tr>
    </w:tbl>
    <w:p w14:paraId="789632CA" w14:textId="67ED5A24" w:rsidR="002B6AF6" w:rsidRDefault="002B6AF6" w:rsidP="002B6AF6">
      <w:pPr>
        <w:pStyle w:val="3"/>
        <w:ind w:firstLine="420"/>
      </w:pPr>
      <w:bookmarkStart w:id="61" w:name="_Toc531382761"/>
      <w:r>
        <w:rPr>
          <w:rFonts w:hint="eastAsia"/>
        </w:rPr>
        <w:t>6</w:t>
      </w:r>
      <w:r>
        <w:t xml:space="preserve">.2.4 </w:t>
      </w:r>
      <w:r>
        <w:rPr>
          <w:rFonts w:hint="eastAsia"/>
        </w:rPr>
        <w:t>合</w:t>
      </w:r>
      <w:proofErr w:type="gramStart"/>
      <w:r>
        <w:rPr>
          <w:rFonts w:hint="eastAsia"/>
        </w:rPr>
        <w:t>规</w:t>
      </w:r>
      <w:proofErr w:type="gramEnd"/>
      <w:r>
        <w:rPr>
          <w:rFonts w:hint="eastAsia"/>
        </w:rPr>
        <w:t>性</w:t>
      </w:r>
      <w:bookmarkEnd w:id="61"/>
    </w:p>
    <w:p w14:paraId="24D4FCAF" w14:textId="77777777" w:rsidR="002B6AF6" w:rsidRDefault="002B6AF6" w:rsidP="002B6AF6">
      <w:pPr>
        <w:ind w:leftChars="100" w:left="210"/>
      </w:pPr>
      <w:r>
        <w:rPr>
          <w:rFonts w:hint="eastAsia"/>
        </w:rPr>
        <w:t>1.</w:t>
      </w:r>
      <w:r>
        <w:rPr>
          <w:rFonts w:hint="eastAsia"/>
        </w:rPr>
        <w:tab/>
      </w:r>
      <w:r>
        <w:rPr>
          <w:rFonts w:hint="eastAsia"/>
        </w:rPr>
        <w:t>不得抄袭他人</w:t>
      </w:r>
    </w:p>
    <w:p w14:paraId="19EE8A70" w14:textId="77777777" w:rsidR="002B6AF6" w:rsidRDefault="002B6AF6" w:rsidP="002B6AF6">
      <w:pPr>
        <w:ind w:leftChars="100" w:left="210"/>
      </w:pPr>
      <w:r>
        <w:rPr>
          <w:rFonts w:hint="eastAsia"/>
        </w:rPr>
        <w:t>2.</w:t>
      </w:r>
      <w:r>
        <w:rPr>
          <w:rFonts w:hint="eastAsia"/>
        </w:rPr>
        <w:tab/>
      </w:r>
      <w:r>
        <w:rPr>
          <w:rFonts w:hint="eastAsia"/>
        </w:rPr>
        <w:t>必须按时完成工作任务若无特殊情况</w:t>
      </w:r>
    </w:p>
    <w:p w14:paraId="17A7FF15" w14:textId="6F419B63" w:rsidR="002B6AF6" w:rsidRPr="002B6AF6" w:rsidRDefault="002B6AF6" w:rsidP="002B6AF6">
      <w:pPr>
        <w:ind w:leftChars="100" w:left="210"/>
      </w:pPr>
      <w:r>
        <w:rPr>
          <w:rFonts w:hint="eastAsia"/>
        </w:rPr>
        <w:t>3.</w:t>
      </w:r>
      <w:r>
        <w:rPr>
          <w:rFonts w:hint="eastAsia"/>
        </w:rPr>
        <w:tab/>
      </w:r>
      <w:r>
        <w:rPr>
          <w:rFonts w:hint="eastAsia"/>
        </w:rPr>
        <w:t>不得擅自做出可能对小组有危害的事情</w:t>
      </w:r>
    </w:p>
    <w:p w14:paraId="29E8B3ED" w14:textId="26A32135" w:rsidR="007E24D2" w:rsidRDefault="004C1912" w:rsidP="007E24D2">
      <w:pPr>
        <w:pStyle w:val="1"/>
      </w:pPr>
      <w:bookmarkStart w:id="62" w:name="_Toc531382762"/>
      <w:r>
        <w:t>7</w:t>
      </w:r>
      <w:r w:rsidR="007E24D2">
        <w:rPr>
          <w:rFonts w:hint="eastAsia"/>
        </w:rPr>
        <w:t>.</w:t>
      </w:r>
      <w:r w:rsidR="007E24D2">
        <w:rPr>
          <w:rFonts w:hint="eastAsia"/>
        </w:rPr>
        <w:t>质量管理计划</w:t>
      </w:r>
      <w:bookmarkEnd w:id="62"/>
    </w:p>
    <w:p w14:paraId="4ED92EB6" w14:textId="68B9DA5A" w:rsidR="007E24D2" w:rsidRDefault="004C1912" w:rsidP="007E24D2">
      <w:pPr>
        <w:pStyle w:val="2"/>
        <w:ind w:firstLine="420"/>
      </w:pPr>
      <w:bookmarkStart w:id="63" w:name="_Toc531382763"/>
      <w:r>
        <w:t>7</w:t>
      </w:r>
      <w:r w:rsidR="007E24D2">
        <w:rPr>
          <w:rFonts w:hint="eastAsia"/>
        </w:rPr>
        <w:t>.1</w:t>
      </w:r>
      <w:r w:rsidR="007E24D2">
        <w:rPr>
          <w:rFonts w:hint="eastAsia"/>
        </w:rPr>
        <w:t>质量管理小组</w:t>
      </w:r>
      <w:bookmarkEnd w:id="63"/>
    </w:p>
    <w:p w14:paraId="5D50832C" w14:textId="77777777" w:rsidR="00C15550" w:rsidRDefault="00C15550" w:rsidP="00C15550">
      <w:pPr>
        <w:rPr>
          <w:noProof/>
        </w:rPr>
      </w:pPr>
    </w:p>
    <w:p w14:paraId="5D3F34B3" w14:textId="77777777" w:rsidR="007C29A0" w:rsidRDefault="007C29A0" w:rsidP="00C15550">
      <w:pPr>
        <w:rPr>
          <w:noProof/>
        </w:rPr>
      </w:pPr>
    </w:p>
    <w:p w14:paraId="63F2540C" w14:textId="549B19F2" w:rsidR="00C15550" w:rsidRPr="00C15550" w:rsidRDefault="007C29A0" w:rsidP="00C15550">
      <w:r>
        <w:rPr>
          <w:noProof/>
        </w:rPr>
        <w:drawing>
          <wp:inline distT="0" distB="0" distL="0" distR="0" wp14:anchorId="11537826" wp14:editId="601229B1">
            <wp:extent cx="6583679" cy="301752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297" t="30123" r="43048" b="40006"/>
                    <a:stretch/>
                  </pic:blipFill>
                  <pic:spPr bwMode="auto">
                    <a:xfrm>
                      <a:off x="0" y="0"/>
                      <a:ext cx="6587024" cy="3019053"/>
                    </a:xfrm>
                    <a:prstGeom prst="rect">
                      <a:avLst/>
                    </a:prstGeom>
                    <a:ln>
                      <a:noFill/>
                    </a:ln>
                    <a:extLst>
                      <a:ext uri="{53640926-AAD7-44D8-BBD7-CCE9431645EC}">
                        <a14:shadowObscured xmlns:a14="http://schemas.microsoft.com/office/drawing/2010/main"/>
                      </a:ext>
                    </a:extLst>
                  </pic:spPr>
                </pic:pic>
              </a:graphicData>
            </a:graphic>
          </wp:inline>
        </w:drawing>
      </w:r>
    </w:p>
    <w:p w14:paraId="30E1929A" w14:textId="73601569" w:rsidR="007E24D2" w:rsidRDefault="007E24D2" w:rsidP="007E24D2">
      <w:pPr>
        <w:pStyle w:val="2"/>
      </w:pPr>
      <w:r>
        <w:tab/>
      </w:r>
      <w:bookmarkStart w:id="64" w:name="_Toc531382764"/>
      <w:r w:rsidR="004C1912">
        <w:t>7</w:t>
      </w:r>
      <w:r>
        <w:rPr>
          <w:rFonts w:hint="eastAsia"/>
        </w:rPr>
        <w:t>.2</w:t>
      </w:r>
      <w:r>
        <w:rPr>
          <w:rFonts w:hint="eastAsia"/>
        </w:rPr>
        <w:t>目标</w:t>
      </w:r>
      <w:bookmarkEnd w:id="64"/>
    </w:p>
    <w:p w14:paraId="783BAB74" w14:textId="0024062B" w:rsidR="002904B4" w:rsidRPr="002904B4" w:rsidRDefault="002904B4" w:rsidP="002904B4">
      <w:pPr>
        <w:ind w:left="425" w:firstLine="415"/>
      </w:pPr>
      <w:r>
        <w:rPr>
          <w:rFonts w:hint="eastAsia"/>
        </w:rPr>
        <w:t>对本次</w:t>
      </w:r>
      <w:r w:rsidRPr="004F17BB">
        <w:rPr>
          <w:rFonts w:hint="eastAsia"/>
        </w:rPr>
        <w:t>开发</w:t>
      </w:r>
      <w:r>
        <w:rPr>
          <w:rFonts w:hint="eastAsia"/>
        </w:rPr>
        <w:t>的</w:t>
      </w:r>
      <w:r w:rsidRPr="004F17BB">
        <w:rPr>
          <w:rFonts w:hint="eastAsia"/>
        </w:rPr>
        <w:t>软件规定各种必要的质量保证措施，以保证交付文档能规定的各项需求</w:t>
      </w:r>
      <w:r>
        <w:rPr>
          <w:rFonts w:hint="eastAsia"/>
        </w:rPr>
        <w:t>和规范。</w:t>
      </w:r>
    </w:p>
    <w:p w14:paraId="09FD5C50" w14:textId="69611148" w:rsidR="007E24D2" w:rsidRDefault="007E24D2" w:rsidP="007E24D2">
      <w:pPr>
        <w:pStyle w:val="2"/>
      </w:pPr>
      <w:r>
        <w:tab/>
      </w:r>
      <w:bookmarkStart w:id="65" w:name="_Toc531382765"/>
      <w:r w:rsidR="004C1912">
        <w:t>7</w:t>
      </w:r>
      <w:r>
        <w:rPr>
          <w:rFonts w:hint="eastAsia"/>
        </w:rPr>
        <w:t>.3</w:t>
      </w:r>
      <w:r>
        <w:rPr>
          <w:rFonts w:hint="eastAsia"/>
        </w:rPr>
        <w:t>职责</w:t>
      </w:r>
      <w:bookmarkEnd w:id="65"/>
    </w:p>
    <w:p w14:paraId="55081F5D" w14:textId="1CBF968B" w:rsidR="002904B4" w:rsidRDefault="002904B4" w:rsidP="002904B4">
      <w:r>
        <w:rPr>
          <w:rFonts w:hint="eastAsia"/>
        </w:rPr>
        <w:t>1.</w:t>
      </w:r>
      <w:r>
        <w:tab/>
      </w:r>
      <w:r>
        <w:rPr>
          <w:rFonts w:hint="eastAsia"/>
        </w:rPr>
        <w:t>负责人</w:t>
      </w:r>
      <w:r w:rsidRPr="00FF1CDA">
        <w:rPr>
          <w:rFonts w:hint="eastAsia"/>
        </w:rPr>
        <w:t>全面负责有关软件质量保证的各项工作</w:t>
      </w:r>
    </w:p>
    <w:p w14:paraId="33A80DE6" w14:textId="5EA91239" w:rsidR="002904B4" w:rsidRPr="00FF1CDA" w:rsidRDefault="002904B4" w:rsidP="002904B4">
      <w:r>
        <w:rPr>
          <w:rFonts w:hint="eastAsia"/>
        </w:rPr>
        <w:t>2.</w:t>
      </w:r>
      <w:r>
        <w:tab/>
      </w:r>
      <w:r>
        <w:rPr>
          <w:rFonts w:hint="eastAsia"/>
        </w:rPr>
        <w:t>配置</w:t>
      </w:r>
      <w:r w:rsidRPr="00FF1CDA">
        <w:rPr>
          <w:rFonts w:hint="eastAsia"/>
        </w:rPr>
        <w:t>管理人员负责有关软件配置变动、数据文档的备份保存</w:t>
      </w:r>
    </w:p>
    <w:p w14:paraId="43E8CCDD" w14:textId="77777777" w:rsidR="002904B4" w:rsidRPr="002904B4" w:rsidRDefault="002904B4" w:rsidP="002904B4"/>
    <w:p w14:paraId="7FA03873" w14:textId="0D6219EC" w:rsidR="007E24D2" w:rsidRDefault="004C1912" w:rsidP="007E24D2">
      <w:pPr>
        <w:pStyle w:val="2"/>
        <w:ind w:firstLine="420"/>
      </w:pPr>
      <w:bookmarkStart w:id="66" w:name="_Toc531382766"/>
      <w:r>
        <w:t>7</w:t>
      </w:r>
      <w:r w:rsidR="007E24D2">
        <w:rPr>
          <w:rFonts w:hint="eastAsia"/>
        </w:rPr>
        <w:t>.4</w:t>
      </w:r>
      <w:r w:rsidR="007E24D2">
        <w:rPr>
          <w:rFonts w:hint="eastAsia"/>
        </w:rPr>
        <w:t>流程</w:t>
      </w:r>
      <w:bookmarkEnd w:id="66"/>
    </w:p>
    <w:p w14:paraId="5D59E3B6" w14:textId="77777777" w:rsidR="00232F7A" w:rsidRDefault="00232F7A" w:rsidP="002904B4">
      <w:pPr>
        <w:rPr>
          <w:noProof/>
        </w:rPr>
      </w:pPr>
    </w:p>
    <w:p w14:paraId="6BC89A79" w14:textId="36EDD6E5" w:rsidR="00040D29" w:rsidRDefault="00232F7A" w:rsidP="002904B4">
      <w:pPr>
        <w:rPr>
          <w:noProof/>
        </w:rPr>
      </w:pPr>
      <w:r>
        <w:rPr>
          <w:noProof/>
        </w:rPr>
        <w:drawing>
          <wp:inline distT="0" distB="0" distL="0" distR="0" wp14:anchorId="7479BF46" wp14:editId="0BCD4EFE">
            <wp:extent cx="5342291" cy="24917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302" t="22346" r="8259" b="13442"/>
                    <a:stretch/>
                  </pic:blipFill>
                  <pic:spPr bwMode="auto">
                    <a:xfrm>
                      <a:off x="0" y="0"/>
                      <a:ext cx="5343386" cy="2492251"/>
                    </a:xfrm>
                    <a:prstGeom prst="rect">
                      <a:avLst/>
                    </a:prstGeom>
                    <a:ln>
                      <a:noFill/>
                    </a:ln>
                    <a:extLst>
                      <a:ext uri="{53640926-AAD7-44D8-BBD7-CCE9431645EC}">
                        <a14:shadowObscured xmlns:a14="http://schemas.microsoft.com/office/drawing/2010/main"/>
                      </a:ext>
                    </a:extLst>
                  </pic:spPr>
                </pic:pic>
              </a:graphicData>
            </a:graphic>
          </wp:inline>
        </w:drawing>
      </w:r>
    </w:p>
    <w:p w14:paraId="39BAB7A2" w14:textId="1ADCAF65" w:rsidR="002904B4" w:rsidRPr="002904B4" w:rsidRDefault="002904B4" w:rsidP="002904B4"/>
    <w:p w14:paraId="7253548F" w14:textId="3213283B" w:rsidR="007E24D2" w:rsidRDefault="004C1912" w:rsidP="007E24D2">
      <w:pPr>
        <w:pStyle w:val="2"/>
        <w:ind w:firstLine="420"/>
      </w:pPr>
      <w:bookmarkStart w:id="67" w:name="_Toc531382767"/>
      <w:r>
        <w:t>7</w:t>
      </w:r>
      <w:r w:rsidR="007E24D2">
        <w:rPr>
          <w:rFonts w:hint="eastAsia"/>
        </w:rPr>
        <w:t>.5</w:t>
      </w:r>
      <w:r w:rsidR="007E24D2">
        <w:rPr>
          <w:rFonts w:hint="eastAsia"/>
        </w:rPr>
        <w:t>分工</w:t>
      </w:r>
      <w:bookmarkEnd w:id="67"/>
    </w:p>
    <w:p w14:paraId="27F199B4" w14:textId="3F1E7393" w:rsidR="002904B4" w:rsidRDefault="002904B4" w:rsidP="002904B4">
      <w:pPr>
        <w:ind w:firstLine="420"/>
      </w:pPr>
      <w:r>
        <w:rPr>
          <w:rFonts w:hint="eastAsia"/>
        </w:rPr>
        <w:t>组长：陈妍蓝</w:t>
      </w:r>
    </w:p>
    <w:p w14:paraId="7AA25DE3" w14:textId="4A3CE22E" w:rsidR="002904B4" w:rsidRDefault="002904B4" w:rsidP="002904B4">
      <w:r>
        <w:rPr>
          <w:rFonts w:hint="eastAsia"/>
        </w:rPr>
        <w:tab/>
      </w:r>
      <w:r>
        <w:rPr>
          <w:rFonts w:hint="eastAsia"/>
        </w:rPr>
        <w:t>配置管理员：</w:t>
      </w:r>
      <w:r w:rsidR="00C15550">
        <w:t xml:space="preserve"> </w:t>
      </w:r>
      <w:r w:rsidR="00C15550">
        <w:rPr>
          <w:rFonts w:hint="eastAsia"/>
        </w:rPr>
        <w:t>陈妍蓝</w:t>
      </w:r>
    </w:p>
    <w:p w14:paraId="79E02B7F" w14:textId="1434D786" w:rsidR="002904B4" w:rsidRPr="002904B4" w:rsidRDefault="002904B4" w:rsidP="002904B4">
      <w:r>
        <w:rPr>
          <w:rFonts w:hint="eastAsia"/>
        </w:rPr>
        <w:tab/>
      </w:r>
      <w:r w:rsidRPr="00FF1CDA">
        <w:rPr>
          <w:rFonts w:hint="eastAsia"/>
        </w:rPr>
        <w:t>质量保证人员：</w:t>
      </w:r>
      <w:r>
        <w:rPr>
          <w:rFonts w:hint="eastAsia"/>
        </w:rPr>
        <w:t>郑巧雁、宋翼虎、张琪</w:t>
      </w:r>
      <w:r w:rsidR="00C15550">
        <w:rPr>
          <w:rFonts w:hint="eastAsia"/>
        </w:rPr>
        <w:t>、陈遵义</w:t>
      </w:r>
    </w:p>
    <w:p w14:paraId="01F2FD3A" w14:textId="782A2017" w:rsidR="007E24D2" w:rsidRDefault="004C1912" w:rsidP="007E24D2">
      <w:pPr>
        <w:pStyle w:val="2"/>
        <w:ind w:firstLine="420"/>
      </w:pPr>
      <w:bookmarkStart w:id="68" w:name="_Toc531382768"/>
      <w:r>
        <w:t>7</w:t>
      </w:r>
      <w:r w:rsidR="007E24D2">
        <w:rPr>
          <w:rFonts w:hint="eastAsia"/>
        </w:rPr>
        <w:t>.6</w:t>
      </w:r>
      <w:r w:rsidR="007E24D2">
        <w:rPr>
          <w:rFonts w:hint="eastAsia"/>
        </w:rPr>
        <w:t>质量指标</w:t>
      </w:r>
      <w:bookmarkEnd w:id="68"/>
    </w:p>
    <w:p w14:paraId="34745790" w14:textId="77777777" w:rsidR="002904B4" w:rsidRDefault="002904B4" w:rsidP="002904B4">
      <w:r>
        <w:rPr>
          <w:rFonts w:hint="eastAsia"/>
        </w:rPr>
        <w:t>1</w:t>
      </w:r>
      <w:r>
        <w:rPr>
          <w:rFonts w:hint="eastAsia"/>
        </w:rPr>
        <w:t>．</w:t>
      </w:r>
      <w:r>
        <w:rPr>
          <w:rFonts w:hint="eastAsia"/>
        </w:rPr>
        <w:tab/>
      </w:r>
      <w:r>
        <w:rPr>
          <w:rFonts w:hint="eastAsia"/>
        </w:rPr>
        <w:t>每项活动或者文档撰写完成时间必须在</w:t>
      </w:r>
      <w:r>
        <w:rPr>
          <w:rFonts w:hint="eastAsia"/>
        </w:rPr>
        <w:t>Deadline</w:t>
      </w:r>
      <w:r>
        <w:rPr>
          <w:rFonts w:hint="eastAsia"/>
        </w:rPr>
        <w:t>前完成</w:t>
      </w:r>
    </w:p>
    <w:p w14:paraId="6E4FFC30" w14:textId="77777777" w:rsidR="002904B4" w:rsidRDefault="002904B4" w:rsidP="002904B4">
      <w:r>
        <w:rPr>
          <w:rFonts w:hint="eastAsia"/>
        </w:rPr>
        <w:t>2</w:t>
      </w:r>
      <w:r>
        <w:rPr>
          <w:rFonts w:hint="eastAsia"/>
        </w:rPr>
        <w:t>．</w:t>
      </w:r>
      <w:r>
        <w:rPr>
          <w:rFonts w:hint="eastAsia"/>
        </w:rPr>
        <w:tab/>
      </w:r>
      <w:r>
        <w:rPr>
          <w:rFonts w:hint="eastAsia"/>
        </w:rPr>
        <w:t>每项文档的改写缺陷数至少占总的缺陷数的</w:t>
      </w:r>
      <w:r>
        <w:rPr>
          <w:rFonts w:hint="eastAsia"/>
        </w:rPr>
        <w:t>40%</w:t>
      </w:r>
      <w:r>
        <w:rPr>
          <w:rFonts w:hint="eastAsia"/>
        </w:rPr>
        <w:t>以上</w:t>
      </w:r>
    </w:p>
    <w:p w14:paraId="57B0CB4E" w14:textId="77777777" w:rsidR="002904B4" w:rsidRPr="002904B4" w:rsidRDefault="002904B4" w:rsidP="002904B4"/>
    <w:p w14:paraId="4A0347C9" w14:textId="31C3C041" w:rsidR="007E24D2" w:rsidRDefault="004C1912" w:rsidP="007E24D2">
      <w:pPr>
        <w:pStyle w:val="2"/>
        <w:ind w:firstLine="420"/>
      </w:pPr>
      <w:bookmarkStart w:id="69" w:name="_Toc531382769"/>
      <w:r>
        <w:t>7</w:t>
      </w:r>
      <w:r w:rsidR="007E24D2">
        <w:rPr>
          <w:rFonts w:hint="eastAsia"/>
        </w:rPr>
        <w:t>.7</w:t>
      </w:r>
      <w:r w:rsidR="007E24D2">
        <w:rPr>
          <w:rFonts w:hint="eastAsia"/>
        </w:rPr>
        <w:t>文档质量准则</w:t>
      </w:r>
      <w:bookmarkEnd w:id="69"/>
    </w:p>
    <w:p w14:paraId="1254C744" w14:textId="77777777" w:rsidR="002904B4" w:rsidRPr="006A6EFC" w:rsidRDefault="002904B4" w:rsidP="002904B4">
      <w:pPr>
        <w:rPr>
          <w:lang w:val="x-none"/>
        </w:rPr>
      </w:pPr>
      <w:r w:rsidRPr="006A6EFC">
        <w:rPr>
          <w:rFonts w:hint="eastAsia"/>
          <w:lang w:val="x-none"/>
        </w:rPr>
        <w:t>1</w:t>
      </w:r>
      <w:r>
        <w:rPr>
          <w:rFonts w:hint="eastAsia"/>
          <w:lang w:val="x-none"/>
        </w:rPr>
        <w:t>.</w:t>
      </w:r>
      <w:r>
        <w:rPr>
          <w:lang w:val="x-none"/>
        </w:rPr>
        <w:tab/>
      </w:r>
      <w:r w:rsidRPr="006A6EFC">
        <w:rPr>
          <w:rFonts w:hint="eastAsia"/>
          <w:lang w:val="x-none"/>
        </w:rPr>
        <w:t>应按照软件开发计划里程碑保证项目在每个开发阶段结束时文档是齐全的。</w:t>
      </w:r>
    </w:p>
    <w:p w14:paraId="596D32D9" w14:textId="7B9AC69F" w:rsidR="002904B4" w:rsidRPr="006A6EFC" w:rsidRDefault="002904B4" w:rsidP="002904B4">
      <w:pPr>
        <w:rPr>
          <w:lang w:val="x-none"/>
        </w:rPr>
      </w:pPr>
      <w:r w:rsidRPr="006A6EFC">
        <w:rPr>
          <w:rFonts w:hint="eastAsia"/>
          <w:lang w:val="x-none"/>
        </w:rPr>
        <w:t>2</w:t>
      </w:r>
      <w:r>
        <w:rPr>
          <w:rFonts w:hint="eastAsia"/>
          <w:lang w:val="x-none"/>
        </w:rPr>
        <w:t>.</w:t>
      </w:r>
      <w:r>
        <w:rPr>
          <w:lang w:val="x-none"/>
        </w:rPr>
        <w:tab/>
      </w:r>
      <w:r w:rsidRPr="006A6EFC">
        <w:rPr>
          <w:rFonts w:hint="eastAsia"/>
          <w:lang w:val="x-none"/>
        </w:rPr>
        <w:t>在项目所编写的各种文档的语言表达应该清晰、准确</w:t>
      </w:r>
      <w:r w:rsidR="00953666">
        <w:rPr>
          <w:rFonts w:hint="eastAsia"/>
          <w:lang w:val="x-none"/>
        </w:rPr>
        <w:t>简练</w:t>
      </w:r>
      <w:r w:rsidRPr="006A6EFC">
        <w:rPr>
          <w:rFonts w:hint="eastAsia"/>
          <w:lang w:val="x-none"/>
        </w:rPr>
        <w:t>，适合各种文档的特定读者。</w:t>
      </w:r>
    </w:p>
    <w:p w14:paraId="4D44A30C" w14:textId="77777777" w:rsidR="002904B4" w:rsidRPr="006A6EFC" w:rsidRDefault="002904B4" w:rsidP="002904B4">
      <w:pPr>
        <w:ind w:left="416" w:hanging="416"/>
        <w:rPr>
          <w:lang w:val="x-none"/>
        </w:rPr>
      </w:pPr>
      <w:r w:rsidRPr="006A6EFC">
        <w:rPr>
          <w:rFonts w:hint="eastAsia"/>
          <w:lang w:val="x-none"/>
        </w:rPr>
        <w:t>3</w:t>
      </w:r>
      <w:r>
        <w:rPr>
          <w:rFonts w:hint="eastAsia"/>
          <w:lang w:val="x-none"/>
        </w:rPr>
        <w:t>.</w:t>
      </w:r>
      <w:r>
        <w:rPr>
          <w:lang w:val="x-none"/>
        </w:rPr>
        <w:tab/>
      </w:r>
      <w:r w:rsidRPr="006A6EFC">
        <w:rPr>
          <w:rFonts w:hint="eastAsia"/>
          <w:lang w:val="x-none"/>
        </w:rPr>
        <w:t>保证在软件开发各个阶段编写的各种文档和代码具有：</w:t>
      </w:r>
      <w:r w:rsidRPr="006A6EFC">
        <w:rPr>
          <w:rFonts w:hint="eastAsia"/>
          <w:lang w:val="x-none"/>
        </w:rPr>
        <w:t>1</w:t>
      </w:r>
      <w:r w:rsidRPr="006A6EFC">
        <w:rPr>
          <w:rFonts w:hint="eastAsia"/>
          <w:lang w:val="x-none"/>
        </w:rPr>
        <w:t>）文档变更</w:t>
      </w:r>
      <w:r>
        <w:rPr>
          <w:rFonts w:hint="eastAsia"/>
          <w:lang w:val="x-none"/>
        </w:rPr>
        <w:t>追踪</w:t>
      </w:r>
      <w:r w:rsidRPr="006A6EFC">
        <w:rPr>
          <w:rFonts w:hint="eastAsia"/>
          <w:lang w:val="x-none"/>
        </w:rPr>
        <w:t>2</w:t>
      </w:r>
      <w:r w:rsidRPr="006A6EFC">
        <w:rPr>
          <w:rFonts w:hint="eastAsia"/>
          <w:lang w:val="x-none"/>
        </w:rPr>
        <w:t>）文档内容可追踪</w:t>
      </w:r>
    </w:p>
    <w:p w14:paraId="5D2FD2A2" w14:textId="77777777" w:rsidR="002904B4" w:rsidRPr="006A6EFC" w:rsidRDefault="002904B4" w:rsidP="002904B4">
      <w:pPr>
        <w:rPr>
          <w:lang w:val="x-none"/>
        </w:rPr>
      </w:pPr>
      <w:r w:rsidRPr="006A6EFC">
        <w:rPr>
          <w:rFonts w:hint="eastAsia"/>
          <w:lang w:val="x-none"/>
        </w:rPr>
        <w:t>4</w:t>
      </w:r>
      <w:r>
        <w:rPr>
          <w:rFonts w:hint="eastAsia"/>
          <w:lang w:val="x-none"/>
        </w:rPr>
        <w:t>.</w:t>
      </w:r>
      <w:r>
        <w:rPr>
          <w:lang w:val="x-none"/>
        </w:rPr>
        <w:tab/>
      </w:r>
      <w:r w:rsidRPr="006A6EFC">
        <w:rPr>
          <w:rFonts w:hint="eastAsia"/>
          <w:lang w:val="x-none"/>
        </w:rPr>
        <w:t>保证软件开发各个阶段所编写的文档具有良好的规范性，符合标准。</w:t>
      </w:r>
    </w:p>
    <w:p w14:paraId="239B27DB" w14:textId="77777777" w:rsidR="002904B4" w:rsidRPr="002904B4" w:rsidRDefault="002904B4" w:rsidP="002904B4">
      <w:pPr>
        <w:rPr>
          <w:lang w:val="x-none"/>
        </w:rPr>
      </w:pPr>
    </w:p>
    <w:p w14:paraId="33CAA406" w14:textId="028F6734" w:rsidR="002904B4" w:rsidRPr="002904B4" w:rsidRDefault="004C1912" w:rsidP="002904B4">
      <w:pPr>
        <w:pStyle w:val="2"/>
        <w:ind w:firstLine="420"/>
      </w:pPr>
      <w:bookmarkStart w:id="70" w:name="_Toc531382770"/>
      <w:r>
        <w:t>7</w:t>
      </w:r>
      <w:r w:rsidR="007E24D2">
        <w:rPr>
          <w:rFonts w:hint="eastAsia"/>
        </w:rPr>
        <w:t>.8</w:t>
      </w:r>
      <w:r w:rsidR="007E24D2">
        <w:rPr>
          <w:rFonts w:hint="eastAsia"/>
        </w:rPr>
        <w:t>评审管理</w:t>
      </w:r>
      <w:bookmarkEnd w:id="70"/>
    </w:p>
    <w:p w14:paraId="06F4E183" w14:textId="34CCE4E1" w:rsidR="007E24D2" w:rsidRDefault="007E24D2" w:rsidP="007E24D2">
      <w:pPr>
        <w:pStyle w:val="4"/>
      </w:pPr>
      <w:r>
        <w:tab/>
      </w:r>
      <w:r>
        <w:tab/>
      </w:r>
      <w:r w:rsidR="004C1912">
        <w:t>7</w:t>
      </w:r>
      <w:r>
        <w:rPr>
          <w:rFonts w:hint="eastAsia"/>
        </w:rPr>
        <w:t>.8.1.1</w:t>
      </w:r>
      <w:r>
        <w:rPr>
          <w:rFonts w:hint="eastAsia"/>
        </w:rPr>
        <w:t>组长</w:t>
      </w:r>
    </w:p>
    <w:p w14:paraId="18716C8B" w14:textId="65721657" w:rsidR="002904B4" w:rsidRPr="00686C94" w:rsidRDefault="002904B4" w:rsidP="002904B4">
      <w:pPr>
        <w:ind w:left="420"/>
        <w:rPr>
          <w:lang w:val="x-none"/>
        </w:rPr>
      </w:pPr>
      <w:r w:rsidRPr="00686C94">
        <w:rPr>
          <w:rFonts w:hint="eastAsia"/>
          <w:lang w:val="x-none"/>
        </w:rPr>
        <w:t>1</w:t>
      </w:r>
      <w:r>
        <w:rPr>
          <w:rFonts w:hint="eastAsia"/>
          <w:lang w:val="x-none"/>
        </w:rPr>
        <w:t>.</w:t>
      </w:r>
      <w:r>
        <w:rPr>
          <w:lang w:val="x-none"/>
        </w:rPr>
        <w:tab/>
      </w:r>
      <w:r w:rsidRPr="00686C94">
        <w:rPr>
          <w:rFonts w:hint="eastAsia"/>
          <w:lang w:val="x-none"/>
        </w:rPr>
        <w:t>组织和安排正式的评审会议</w:t>
      </w:r>
    </w:p>
    <w:p w14:paraId="525DD0EF" w14:textId="64CFFEF7" w:rsidR="002904B4" w:rsidRPr="00686C94" w:rsidRDefault="002904B4" w:rsidP="002904B4">
      <w:pPr>
        <w:ind w:left="420"/>
        <w:rPr>
          <w:lang w:val="x-none"/>
        </w:rPr>
      </w:pPr>
      <w:r w:rsidRPr="00686C94">
        <w:rPr>
          <w:rFonts w:hint="eastAsia"/>
          <w:lang w:val="x-none"/>
        </w:rPr>
        <w:t>2</w:t>
      </w:r>
      <w:r>
        <w:rPr>
          <w:rFonts w:hint="eastAsia"/>
          <w:lang w:val="x-none"/>
        </w:rPr>
        <w:t>.</w:t>
      </w:r>
      <w:r>
        <w:rPr>
          <w:lang w:val="x-none"/>
        </w:rPr>
        <w:tab/>
      </w:r>
      <w:r w:rsidRPr="00686C94">
        <w:rPr>
          <w:rFonts w:hint="eastAsia"/>
          <w:lang w:val="x-none"/>
        </w:rPr>
        <w:t>确保评审会议的文件都符合要求</w:t>
      </w:r>
    </w:p>
    <w:p w14:paraId="742542C1" w14:textId="1A753122" w:rsidR="002904B4" w:rsidRPr="00686C94" w:rsidRDefault="002904B4" w:rsidP="002904B4">
      <w:pPr>
        <w:ind w:left="420"/>
        <w:rPr>
          <w:lang w:val="x-none"/>
        </w:rPr>
      </w:pPr>
      <w:r w:rsidRPr="00686C94">
        <w:rPr>
          <w:rFonts w:hint="eastAsia"/>
          <w:lang w:val="x-none"/>
        </w:rPr>
        <w:t>3</w:t>
      </w:r>
      <w:r>
        <w:rPr>
          <w:rFonts w:hint="eastAsia"/>
          <w:lang w:val="x-none"/>
        </w:rPr>
        <w:t>.</w:t>
      </w:r>
      <w:r>
        <w:rPr>
          <w:lang w:val="x-none"/>
        </w:rPr>
        <w:tab/>
      </w:r>
      <w:r w:rsidRPr="00686C94">
        <w:rPr>
          <w:rFonts w:hint="eastAsia"/>
          <w:lang w:val="x-none"/>
        </w:rPr>
        <w:t>确保会议参与人员的关注点都是评审内容的缺陷</w:t>
      </w:r>
    </w:p>
    <w:p w14:paraId="547ECF76" w14:textId="1CEAB24E" w:rsidR="002904B4" w:rsidRPr="00686C94" w:rsidRDefault="002904B4" w:rsidP="002904B4">
      <w:pPr>
        <w:ind w:left="420"/>
        <w:rPr>
          <w:lang w:val="x-none"/>
        </w:rPr>
      </w:pPr>
      <w:r w:rsidRPr="00686C94">
        <w:rPr>
          <w:rFonts w:hint="eastAsia"/>
          <w:lang w:val="x-none"/>
        </w:rPr>
        <w:t>4</w:t>
      </w:r>
      <w:r>
        <w:rPr>
          <w:rFonts w:hint="eastAsia"/>
          <w:lang w:val="x-none"/>
        </w:rPr>
        <w:t>.</w:t>
      </w:r>
      <w:r>
        <w:rPr>
          <w:lang w:val="x-none"/>
        </w:rPr>
        <w:tab/>
      </w:r>
      <w:r w:rsidRPr="00686C94">
        <w:rPr>
          <w:rFonts w:hint="eastAsia"/>
          <w:lang w:val="x-none"/>
        </w:rPr>
        <w:t>确保所有内容都被记录下来</w:t>
      </w:r>
    </w:p>
    <w:p w14:paraId="1FE9CAB2" w14:textId="72C722B7" w:rsidR="002904B4" w:rsidRPr="00686C94" w:rsidRDefault="002904B4" w:rsidP="002904B4">
      <w:pPr>
        <w:ind w:left="420"/>
        <w:rPr>
          <w:lang w:val="x-none"/>
        </w:rPr>
      </w:pPr>
      <w:r w:rsidRPr="00686C94">
        <w:rPr>
          <w:rFonts w:hint="eastAsia"/>
          <w:lang w:val="x-none"/>
        </w:rPr>
        <w:t>5</w:t>
      </w:r>
      <w:r>
        <w:rPr>
          <w:rFonts w:hint="eastAsia"/>
          <w:lang w:val="x-none"/>
        </w:rPr>
        <w:t>.</w:t>
      </w:r>
      <w:r>
        <w:rPr>
          <w:lang w:val="x-none"/>
        </w:rPr>
        <w:tab/>
      </w:r>
      <w:r w:rsidRPr="00686C94">
        <w:rPr>
          <w:rFonts w:hint="eastAsia"/>
          <w:lang w:val="x-none"/>
        </w:rPr>
        <w:t>跟踪问题的解决情况</w:t>
      </w:r>
    </w:p>
    <w:p w14:paraId="086B5390" w14:textId="77777777" w:rsidR="002904B4" w:rsidRPr="002904B4" w:rsidRDefault="002904B4" w:rsidP="002904B4"/>
    <w:p w14:paraId="77650701" w14:textId="374B6D05" w:rsidR="007E24D2" w:rsidRDefault="007E24D2" w:rsidP="007E24D2">
      <w:pPr>
        <w:pStyle w:val="4"/>
      </w:pPr>
      <w:r>
        <w:tab/>
      </w:r>
      <w:r>
        <w:tab/>
      </w:r>
      <w:r w:rsidR="004C1912">
        <w:t>7</w:t>
      </w:r>
      <w:r>
        <w:rPr>
          <w:rFonts w:hint="eastAsia"/>
        </w:rPr>
        <w:t>.8.1.2</w:t>
      </w:r>
      <w:r>
        <w:rPr>
          <w:rFonts w:hint="eastAsia"/>
        </w:rPr>
        <w:t>作者</w:t>
      </w:r>
    </w:p>
    <w:p w14:paraId="2F790DD2" w14:textId="77777777" w:rsidR="002904B4" w:rsidRPr="00686C94" w:rsidRDefault="002904B4" w:rsidP="002904B4">
      <w:pPr>
        <w:ind w:left="420"/>
        <w:rPr>
          <w:lang w:val="x-none"/>
        </w:rPr>
      </w:pPr>
      <w:r w:rsidRPr="00686C94">
        <w:rPr>
          <w:rFonts w:hint="eastAsia"/>
          <w:lang w:val="x-none"/>
        </w:rPr>
        <w:t>文档的撰写人</w:t>
      </w:r>
    </w:p>
    <w:p w14:paraId="5213F420" w14:textId="30E24248" w:rsidR="002904B4" w:rsidRPr="00686C94" w:rsidRDefault="002904B4" w:rsidP="002904B4">
      <w:pPr>
        <w:ind w:left="420"/>
        <w:rPr>
          <w:lang w:val="x-none"/>
        </w:rPr>
      </w:pPr>
      <w:r w:rsidRPr="00686C94">
        <w:rPr>
          <w:rFonts w:hint="eastAsia"/>
          <w:lang w:val="x-none"/>
        </w:rPr>
        <w:t>主要职责：</w:t>
      </w:r>
    </w:p>
    <w:p w14:paraId="62894A5D" w14:textId="1AB7E6B9" w:rsidR="002904B4" w:rsidRPr="00686C94" w:rsidRDefault="002904B4" w:rsidP="002904B4">
      <w:pPr>
        <w:ind w:firstLine="420"/>
        <w:rPr>
          <w:lang w:val="x-none"/>
        </w:rPr>
      </w:pPr>
      <w:r w:rsidRPr="00686C94">
        <w:rPr>
          <w:rFonts w:hint="eastAsia"/>
          <w:lang w:val="x-none"/>
        </w:rPr>
        <w:t>1</w:t>
      </w:r>
      <w:r>
        <w:rPr>
          <w:rFonts w:hint="eastAsia"/>
          <w:lang w:val="x-none"/>
        </w:rPr>
        <w:t>.</w:t>
      </w:r>
      <w:r w:rsidRPr="00686C94">
        <w:rPr>
          <w:rFonts w:hint="eastAsia"/>
          <w:lang w:val="x-none"/>
        </w:rPr>
        <w:tab/>
      </w:r>
      <w:r w:rsidRPr="00686C94">
        <w:rPr>
          <w:rFonts w:hint="eastAsia"/>
          <w:lang w:val="x-none"/>
        </w:rPr>
        <w:t>确保即将评审的文件已经准备好</w:t>
      </w:r>
    </w:p>
    <w:p w14:paraId="47F6AA5A" w14:textId="541B05B5" w:rsidR="002904B4" w:rsidRPr="00686C94" w:rsidRDefault="002904B4" w:rsidP="002904B4">
      <w:pPr>
        <w:ind w:firstLine="420"/>
        <w:rPr>
          <w:lang w:val="x-none"/>
        </w:rPr>
      </w:pPr>
      <w:r w:rsidRPr="00686C94">
        <w:rPr>
          <w:rFonts w:hint="eastAsia"/>
          <w:lang w:val="x-none"/>
        </w:rPr>
        <w:t>2</w:t>
      </w:r>
      <w:r>
        <w:rPr>
          <w:rFonts w:hint="eastAsia"/>
          <w:lang w:val="x-none"/>
        </w:rPr>
        <w:t>.</w:t>
      </w:r>
      <w:r w:rsidRPr="00686C94">
        <w:rPr>
          <w:rFonts w:hint="eastAsia"/>
          <w:lang w:val="x-none"/>
        </w:rPr>
        <w:tab/>
      </w:r>
      <w:r w:rsidRPr="00686C94">
        <w:rPr>
          <w:rFonts w:hint="eastAsia"/>
          <w:lang w:val="x-none"/>
        </w:rPr>
        <w:t>与项目组长一起定义评审小组的成员</w:t>
      </w:r>
    </w:p>
    <w:p w14:paraId="52981561" w14:textId="77777777" w:rsidR="002904B4" w:rsidRPr="002904B4" w:rsidRDefault="002904B4" w:rsidP="002904B4">
      <w:pPr>
        <w:rPr>
          <w:lang w:val="x-none"/>
        </w:rPr>
      </w:pPr>
    </w:p>
    <w:p w14:paraId="1023A0E0" w14:textId="55F3ECB2" w:rsidR="007E24D2" w:rsidRDefault="00CA4681" w:rsidP="00CA4681">
      <w:pPr>
        <w:pStyle w:val="4"/>
      </w:pPr>
      <w:r>
        <w:tab/>
      </w:r>
      <w:r>
        <w:tab/>
      </w:r>
      <w:r w:rsidR="004C1912">
        <w:t>7.</w:t>
      </w:r>
      <w:r>
        <w:rPr>
          <w:rFonts w:hint="eastAsia"/>
        </w:rPr>
        <w:t>8.1.3</w:t>
      </w:r>
      <w:r>
        <w:rPr>
          <w:rFonts w:hint="eastAsia"/>
        </w:rPr>
        <w:t>评审员</w:t>
      </w:r>
    </w:p>
    <w:p w14:paraId="509932E1" w14:textId="1D2EB3C2" w:rsidR="002904B4" w:rsidRPr="00686C94" w:rsidRDefault="002904B4" w:rsidP="002904B4">
      <w:pPr>
        <w:ind w:left="420"/>
        <w:rPr>
          <w:lang w:val="x-none"/>
        </w:rPr>
      </w:pPr>
      <w:r w:rsidRPr="00686C94">
        <w:rPr>
          <w:rFonts w:hint="eastAsia"/>
          <w:lang w:val="x-none"/>
        </w:rPr>
        <w:t>1</w:t>
      </w:r>
      <w:r>
        <w:rPr>
          <w:rFonts w:hint="eastAsia"/>
          <w:lang w:val="x-none"/>
        </w:rPr>
        <w:t>.</w:t>
      </w:r>
      <w:r>
        <w:rPr>
          <w:lang w:val="x-none"/>
        </w:rPr>
        <w:tab/>
      </w:r>
      <w:r w:rsidRPr="00686C94">
        <w:rPr>
          <w:rFonts w:hint="eastAsia"/>
          <w:lang w:val="x-none"/>
        </w:rPr>
        <w:t>评审员由组内的非文档作者构成</w:t>
      </w:r>
    </w:p>
    <w:p w14:paraId="2041B56F" w14:textId="23B2D379" w:rsidR="002904B4" w:rsidRPr="00686C94" w:rsidRDefault="002904B4" w:rsidP="002904B4">
      <w:pPr>
        <w:ind w:left="420"/>
        <w:rPr>
          <w:lang w:val="x-none"/>
        </w:rPr>
      </w:pPr>
      <w:r w:rsidRPr="00686C94">
        <w:rPr>
          <w:rFonts w:hint="eastAsia"/>
          <w:lang w:val="x-none"/>
        </w:rPr>
        <w:t>2</w:t>
      </w:r>
      <w:r>
        <w:rPr>
          <w:rFonts w:hint="eastAsia"/>
          <w:lang w:val="x-none"/>
        </w:rPr>
        <w:t>.</w:t>
      </w:r>
      <w:r>
        <w:rPr>
          <w:lang w:val="x-none"/>
        </w:rPr>
        <w:tab/>
      </w:r>
      <w:r w:rsidRPr="00686C94">
        <w:rPr>
          <w:rFonts w:hint="eastAsia"/>
          <w:lang w:val="x-none"/>
        </w:rPr>
        <w:t>熟悉评审内容，为评审做好准备</w:t>
      </w:r>
    </w:p>
    <w:p w14:paraId="13DA390C" w14:textId="1E679310" w:rsidR="002904B4" w:rsidRPr="00686C94" w:rsidRDefault="002904B4" w:rsidP="002904B4">
      <w:pPr>
        <w:ind w:left="420"/>
        <w:rPr>
          <w:lang w:val="x-none"/>
        </w:rPr>
      </w:pPr>
      <w:r w:rsidRPr="00686C94">
        <w:rPr>
          <w:rFonts w:hint="eastAsia"/>
          <w:lang w:val="x-none"/>
        </w:rPr>
        <w:t>3</w:t>
      </w:r>
      <w:r>
        <w:rPr>
          <w:rFonts w:hint="eastAsia"/>
          <w:lang w:val="x-none"/>
        </w:rPr>
        <w:t>.</w:t>
      </w:r>
      <w:r>
        <w:rPr>
          <w:lang w:val="x-none"/>
        </w:rPr>
        <w:tab/>
      </w:r>
      <w:r w:rsidRPr="00686C94">
        <w:rPr>
          <w:rFonts w:hint="eastAsia"/>
          <w:lang w:val="x-none"/>
        </w:rPr>
        <w:t>在评审会议上关注问题而不是针对个人</w:t>
      </w:r>
    </w:p>
    <w:p w14:paraId="35CB2D0B" w14:textId="068198F2" w:rsidR="002904B4" w:rsidRPr="00686C94" w:rsidRDefault="002904B4" w:rsidP="002904B4">
      <w:pPr>
        <w:ind w:left="420"/>
        <w:rPr>
          <w:lang w:val="x-none"/>
        </w:rPr>
      </w:pPr>
      <w:r w:rsidRPr="00686C94">
        <w:rPr>
          <w:rFonts w:hint="eastAsia"/>
          <w:lang w:val="x-none"/>
        </w:rPr>
        <w:t>4</w:t>
      </w:r>
      <w:r>
        <w:rPr>
          <w:rFonts w:hint="eastAsia"/>
          <w:lang w:val="x-none"/>
        </w:rPr>
        <w:t>.</w:t>
      </w:r>
      <w:r>
        <w:rPr>
          <w:lang w:val="x-none"/>
        </w:rPr>
        <w:tab/>
      </w:r>
      <w:r w:rsidRPr="00686C94">
        <w:rPr>
          <w:rFonts w:hint="eastAsia"/>
          <w:lang w:val="x-none"/>
        </w:rPr>
        <w:t>在会议前后可以就存在的问题提示建设性的意见和建议</w:t>
      </w:r>
    </w:p>
    <w:p w14:paraId="4E8BD4DD" w14:textId="34D51E02" w:rsidR="002904B4" w:rsidRDefault="002904B4" w:rsidP="002904B4">
      <w:pPr>
        <w:ind w:left="420"/>
        <w:rPr>
          <w:lang w:val="x-none"/>
        </w:rPr>
      </w:pPr>
      <w:r w:rsidRPr="00686C94">
        <w:rPr>
          <w:rFonts w:hint="eastAsia"/>
          <w:lang w:val="x-none"/>
        </w:rPr>
        <w:t>5</w:t>
      </w:r>
      <w:r>
        <w:rPr>
          <w:rFonts w:hint="eastAsia"/>
          <w:lang w:val="x-none"/>
        </w:rPr>
        <w:t>.</w:t>
      </w:r>
      <w:r>
        <w:rPr>
          <w:lang w:val="x-none"/>
        </w:rPr>
        <w:tab/>
      </w:r>
      <w:r w:rsidRPr="00686C94">
        <w:rPr>
          <w:rFonts w:hint="eastAsia"/>
          <w:lang w:val="x-none"/>
        </w:rPr>
        <w:t>明确自己的角色和责任</w:t>
      </w:r>
    </w:p>
    <w:p w14:paraId="1D6541C7" w14:textId="77777777" w:rsidR="002904B4" w:rsidRPr="002904B4" w:rsidRDefault="002904B4" w:rsidP="002904B4">
      <w:pPr>
        <w:rPr>
          <w:lang w:val="x-none"/>
        </w:rPr>
      </w:pPr>
    </w:p>
    <w:p w14:paraId="41F1E37F" w14:textId="7E61FD8A" w:rsidR="00CA4681" w:rsidRDefault="004C1912" w:rsidP="00D46756">
      <w:pPr>
        <w:pStyle w:val="4"/>
        <w:ind w:left="420" w:firstLine="420"/>
      </w:pPr>
      <w:r>
        <w:t>7</w:t>
      </w:r>
      <w:r w:rsidR="00CA4681">
        <w:rPr>
          <w:rFonts w:hint="eastAsia"/>
        </w:rPr>
        <w:t>.8.2</w:t>
      </w:r>
      <w:r w:rsidR="00CA4681">
        <w:rPr>
          <w:rFonts w:hint="eastAsia"/>
        </w:rPr>
        <w:t>文档评审</w:t>
      </w:r>
    </w:p>
    <w:p w14:paraId="38C0CA54" w14:textId="4881533C" w:rsidR="002904B4" w:rsidRDefault="002904B4" w:rsidP="002904B4">
      <w:pPr>
        <w:ind w:leftChars="200" w:left="420"/>
      </w:pPr>
      <w:r>
        <w:rPr>
          <w:rFonts w:hint="eastAsia"/>
        </w:rPr>
        <w:t>1.</w:t>
      </w:r>
      <w:r>
        <w:tab/>
      </w:r>
      <w:r>
        <w:rPr>
          <w:rFonts w:hint="eastAsia"/>
        </w:rPr>
        <w:t>正确性</w:t>
      </w:r>
    </w:p>
    <w:p w14:paraId="571ED01C" w14:textId="77777777" w:rsidR="002904B4" w:rsidRDefault="002904B4" w:rsidP="002904B4">
      <w:pPr>
        <w:ind w:leftChars="400" w:left="840" w:firstLine="420"/>
      </w:pPr>
      <w:r>
        <w:rPr>
          <w:rFonts w:hint="eastAsia"/>
        </w:rPr>
        <w:t>（</w:t>
      </w:r>
      <w:r>
        <w:rPr>
          <w:rFonts w:hint="eastAsia"/>
        </w:rPr>
        <w:t>1</w:t>
      </w:r>
      <w:r>
        <w:rPr>
          <w:rFonts w:hint="eastAsia"/>
        </w:rPr>
        <w:t>）所有的内容是否都是正确的</w:t>
      </w:r>
    </w:p>
    <w:p w14:paraId="5422999D" w14:textId="77777777" w:rsidR="002904B4" w:rsidRDefault="002904B4" w:rsidP="002904B4">
      <w:pPr>
        <w:ind w:leftChars="600" w:left="1260"/>
      </w:pPr>
      <w:r>
        <w:rPr>
          <w:rFonts w:hint="eastAsia"/>
        </w:rPr>
        <w:t>（</w:t>
      </w:r>
      <w:r>
        <w:rPr>
          <w:rFonts w:hint="eastAsia"/>
        </w:rPr>
        <w:t>2</w:t>
      </w:r>
      <w:r>
        <w:rPr>
          <w:rFonts w:hint="eastAsia"/>
        </w:rPr>
        <w:t>）检查在任意条件下的情况。</w:t>
      </w:r>
    </w:p>
    <w:p w14:paraId="4E6BF4E6" w14:textId="246305C2" w:rsidR="002904B4" w:rsidRDefault="002904B4" w:rsidP="002904B4">
      <w:pPr>
        <w:ind w:leftChars="200" w:left="420"/>
      </w:pPr>
      <w:r>
        <w:rPr>
          <w:rFonts w:hint="eastAsia"/>
        </w:rPr>
        <w:t>2.</w:t>
      </w:r>
      <w:r>
        <w:tab/>
      </w:r>
      <w:r>
        <w:rPr>
          <w:rFonts w:hint="eastAsia"/>
        </w:rPr>
        <w:t>完整性</w:t>
      </w:r>
    </w:p>
    <w:p w14:paraId="1E9F05BB" w14:textId="77777777" w:rsidR="002904B4" w:rsidRDefault="002904B4" w:rsidP="002904B4">
      <w:pPr>
        <w:ind w:leftChars="400" w:left="840" w:firstLine="420"/>
      </w:pPr>
      <w:r>
        <w:rPr>
          <w:rFonts w:hint="eastAsia"/>
        </w:rPr>
        <w:t>（</w:t>
      </w:r>
      <w:r>
        <w:rPr>
          <w:rFonts w:hint="eastAsia"/>
        </w:rPr>
        <w:t>1</w:t>
      </w:r>
      <w:r>
        <w:rPr>
          <w:rFonts w:hint="eastAsia"/>
        </w:rPr>
        <w:t>）是否有遗漏功能</w:t>
      </w:r>
    </w:p>
    <w:p w14:paraId="55AB992B" w14:textId="77777777" w:rsidR="002904B4" w:rsidRDefault="002904B4" w:rsidP="002904B4">
      <w:pPr>
        <w:ind w:leftChars="400" w:left="840" w:firstLine="420"/>
      </w:pPr>
      <w:r>
        <w:rPr>
          <w:rFonts w:hint="eastAsia"/>
        </w:rPr>
        <w:t>（</w:t>
      </w:r>
      <w:r>
        <w:rPr>
          <w:rFonts w:hint="eastAsia"/>
        </w:rPr>
        <w:t>2</w:t>
      </w:r>
      <w:r>
        <w:rPr>
          <w:rFonts w:hint="eastAsia"/>
        </w:rPr>
        <w:t>）是否有遗漏的输入、输出或条件</w:t>
      </w:r>
    </w:p>
    <w:p w14:paraId="331FF657" w14:textId="77777777" w:rsidR="002904B4" w:rsidRDefault="002904B4" w:rsidP="002904B4">
      <w:pPr>
        <w:ind w:leftChars="600" w:left="1260"/>
      </w:pPr>
      <w:r>
        <w:rPr>
          <w:rFonts w:hint="eastAsia"/>
        </w:rPr>
        <w:t>（</w:t>
      </w:r>
      <w:r>
        <w:rPr>
          <w:rFonts w:hint="eastAsia"/>
        </w:rPr>
        <w:t>3</w:t>
      </w:r>
      <w:r>
        <w:rPr>
          <w:rFonts w:hint="eastAsia"/>
        </w:rPr>
        <w:t>）是否考虑所有的可能</w:t>
      </w:r>
    </w:p>
    <w:p w14:paraId="6C3A3AC6" w14:textId="77777777" w:rsidR="002904B4" w:rsidRDefault="002904B4" w:rsidP="002904B4">
      <w:pPr>
        <w:ind w:leftChars="600" w:left="1260"/>
      </w:pPr>
      <w:r>
        <w:rPr>
          <w:rFonts w:hint="eastAsia"/>
        </w:rPr>
        <w:t>（</w:t>
      </w:r>
      <w:r>
        <w:rPr>
          <w:rFonts w:hint="eastAsia"/>
        </w:rPr>
        <w:t>4</w:t>
      </w:r>
      <w:r>
        <w:rPr>
          <w:rFonts w:hint="eastAsia"/>
        </w:rPr>
        <w:t>）是否避免思维局限</w:t>
      </w:r>
    </w:p>
    <w:p w14:paraId="10EDAF99" w14:textId="5DCF4F01" w:rsidR="002904B4" w:rsidRDefault="002904B4" w:rsidP="002904B4">
      <w:pPr>
        <w:ind w:leftChars="200" w:left="420"/>
      </w:pPr>
      <w:r>
        <w:rPr>
          <w:rFonts w:hint="eastAsia"/>
        </w:rPr>
        <w:t>3.</w:t>
      </w:r>
      <w:r>
        <w:tab/>
      </w:r>
      <w:r>
        <w:rPr>
          <w:rFonts w:hint="eastAsia"/>
        </w:rPr>
        <w:t>一致性</w:t>
      </w:r>
    </w:p>
    <w:p w14:paraId="09764931" w14:textId="77777777"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）表达术语前后是否一致</w:t>
      </w:r>
    </w:p>
    <w:p w14:paraId="19E290A7" w14:textId="77777777" w:rsidR="002904B4" w:rsidRDefault="002904B4" w:rsidP="002904B4">
      <w:pPr>
        <w:ind w:leftChars="200" w:left="420"/>
      </w:pPr>
      <w:r>
        <w:rPr>
          <w:rFonts w:hint="eastAsia"/>
        </w:rPr>
        <w:tab/>
      </w:r>
      <w:r>
        <w:rPr>
          <w:rFonts w:hint="eastAsia"/>
        </w:rPr>
        <w:tab/>
      </w:r>
      <w:r>
        <w:rPr>
          <w:rFonts w:hint="eastAsia"/>
        </w:rPr>
        <w:t>（</w:t>
      </w:r>
      <w:r>
        <w:rPr>
          <w:rFonts w:hint="eastAsia"/>
        </w:rPr>
        <w:t>2</w:t>
      </w:r>
      <w:r>
        <w:rPr>
          <w:rFonts w:hint="eastAsia"/>
        </w:rPr>
        <w:t>）是否对特定词汇或缩写进行说明</w:t>
      </w:r>
    </w:p>
    <w:p w14:paraId="23D424D2" w14:textId="7516B6F2" w:rsidR="002904B4" w:rsidRDefault="002904B4" w:rsidP="002904B4">
      <w:pPr>
        <w:ind w:leftChars="200" w:left="420"/>
      </w:pPr>
      <w:r>
        <w:rPr>
          <w:rFonts w:hint="eastAsia"/>
        </w:rPr>
        <w:t>4.</w:t>
      </w:r>
      <w:r>
        <w:tab/>
      </w:r>
      <w:r>
        <w:rPr>
          <w:rFonts w:hint="eastAsia"/>
        </w:rPr>
        <w:t>有效性</w:t>
      </w:r>
    </w:p>
    <w:p w14:paraId="1C955113" w14:textId="77777777"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）是否所有功能都有明确的目的</w:t>
      </w:r>
    </w:p>
    <w:p w14:paraId="27541601" w14:textId="77777777" w:rsidR="002904B4" w:rsidRDefault="002904B4" w:rsidP="002904B4">
      <w:pPr>
        <w:ind w:leftChars="200" w:left="420"/>
      </w:pPr>
      <w:r>
        <w:rPr>
          <w:rFonts w:hint="eastAsia"/>
        </w:rPr>
        <w:tab/>
      </w:r>
      <w:r>
        <w:rPr>
          <w:rFonts w:hint="eastAsia"/>
        </w:rPr>
        <w:tab/>
      </w:r>
      <w:r>
        <w:rPr>
          <w:rFonts w:hint="eastAsia"/>
        </w:rPr>
        <w:t>（</w:t>
      </w:r>
      <w:r>
        <w:rPr>
          <w:rFonts w:hint="eastAsia"/>
        </w:rPr>
        <w:t>2</w:t>
      </w:r>
      <w:r>
        <w:rPr>
          <w:rFonts w:hint="eastAsia"/>
        </w:rPr>
        <w:t>）保证不会有无意义的功能</w:t>
      </w:r>
    </w:p>
    <w:p w14:paraId="5FDCDE82" w14:textId="03755D1A" w:rsidR="002904B4" w:rsidRDefault="002904B4" w:rsidP="002904B4">
      <w:pPr>
        <w:ind w:leftChars="200" w:left="420"/>
      </w:pPr>
      <w:r>
        <w:rPr>
          <w:rFonts w:hint="eastAsia"/>
        </w:rPr>
        <w:t>5.</w:t>
      </w:r>
      <w:r>
        <w:tab/>
      </w:r>
      <w:r>
        <w:rPr>
          <w:rFonts w:hint="eastAsia"/>
        </w:rPr>
        <w:t>可追溯性</w:t>
      </w:r>
    </w:p>
    <w:p w14:paraId="3750F945" w14:textId="29F48979"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）文档中的每一项都需要清楚地说明来源</w:t>
      </w:r>
    </w:p>
    <w:p w14:paraId="029F6A61" w14:textId="77777777" w:rsidR="002904B4" w:rsidRPr="002904B4" w:rsidRDefault="002904B4" w:rsidP="002904B4"/>
    <w:p w14:paraId="2F89D53A" w14:textId="4CCE4562" w:rsidR="00CA4681" w:rsidRDefault="004C1912" w:rsidP="00D46756">
      <w:pPr>
        <w:pStyle w:val="4"/>
        <w:ind w:left="420" w:firstLine="420"/>
      </w:pPr>
      <w:r>
        <w:t>7</w:t>
      </w:r>
      <w:r w:rsidR="00CA4681">
        <w:rPr>
          <w:rFonts w:hint="eastAsia"/>
        </w:rPr>
        <w:t>.8.3</w:t>
      </w:r>
      <w:r w:rsidR="00CA4681">
        <w:rPr>
          <w:rFonts w:hint="eastAsia"/>
        </w:rPr>
        <w:t>过程评审</w:t>
      </w:r>
    </w:p>
    <w:p w14:paraId="129522D4" w14:textId="3093D47C" w:rsidR="002904B4" w:rsidRDefault="002904B4" w:rsidP="002904B4">
      <w:pPr>
        <w:ind w:leftChars="200" w:left="420"/>
      </w:pPr>
      <w:r>
        <w:rPr>
          <w:rFonts w:hint="eastAsia"/>
        </w:rPr>
        <w:t>1.</w:t>
      </w:r>
      <w:r>
        <w:tab/>
      </w:r>
      <w:r>
        <w:rPr>
          <w:rFonts w:hint="eastAsia"/>
        </w:rPr>
        <w:t>评估主要的质量保证流程</w:t>
      </w:r>
    </w:p>
    <w:p w14:paraId="7E65DAE1" w14:textId="13DC5C21" w:rsidR="002904B4" w:rsidRDefault="002904B4" w:rsidP="002904B4">
      <w:pPr>
        <w:ind w:leftChars="200" w:left="420"/>
      </w:pPr>
      <w:r>
        <w:rPr>
          <w:rFonts w:hint="eastAsia"/>
        </w:rPr>
        <w:t>2.</w:t>
      </w:r>
      <w:r>
        <w:tab/>
      </w:r>
      <w:r>
        <w:rPr>
          <w:rFonts w:hint="eastAsia"/>
        </w:rPr>
        <w:t>考虑如何处理和解决评审过程中发现的不符合问题</w:t>
      </w:r>
    </w:p>
    <w:p w14:paraId="248AEEF6" w14:textId="7EBE8851" w:rsidR="002904B4" w:rsidRDefault="002904B4" w:rsidP="002904B4">
      <w:pPr>
        <w:ind w:leftChars="200" w:left="420"/>
      </w:pPr>
      <w:r>
        <w:rPr>
          <w:rFonts w:hint="eastAsia"/>
        </w:rPr>
        <w:t>3.</w:t>
      </w:r>
      <w:r>
        <w:tab/>
      </w:r>
      <w:r>
        <w:rPr>
          <w:rFonts w:hint="eastAsia"/>
        </w:rPr>
        <w:t>总结和共享好的经验</w:t>
      </w:r>
    </w:p>
    <w:p w14:paraId="00FE2BB6" w14:textId="53401F68" w:rsidR="002904B4" w:rsidRPr="008722EF" w:rsidRDefault="002904B4" w:rsidP="002904B4">
      <w:pPr>
        <w:ind w:leftChars="200" w:left="420"/>
      </w:pPr>
      <w:r>
        <w:rPr>
          <w:rFonts w:hint="eastAsia"/>
        </w:rPr>
        <w:t>4.</w:t>
      </w:r>
      <w:r>
        <w:tab/>
      </w:r>
      <w:r>
        <w:rPr>
          <w:rFonts w:hint="eastAsia"/>
        </w:rPr>
        <w:t>支出需要进一步完善和改进的部分</w:t>
      </w:r>
    </w:p>
    <w:p w14:paraId="7ACC819B" w14:textId="77777777" w:rsidR="002904B4" w:rsidRPr="002904B4" w:rsidRDefault="002904B4" w:rsidP="002904B4"/>
    <w:p w14:paraId="57F913E0" w14:textId="1E6D7ACD" w:rsidR="00CA4681" w:rsidRDefault="004C1912" w:rsidP="00CA4681">
      <w:pPr>
        <w:pStyle w:val="1"/>
      </w:pPr>
      <w:bookmarkStart w:id="71" w:name="_Toc531382771"/>
      <w:r>
        <w:t>8</w:t>
      </w:r>
      <w:r w:rsidR="00CA4681">
        <w:rPr>
          <w:rFonts w:hint="eastAsia"/>
        </w:rPr>
        <w:t>.</w:t>
      </w:r>
      <w:r w:rsidR="00CA4681">
        <w:rPr>
          <w:rFonts w:hint="eastAsia"/>
        </w:rPr>
        <w:t>沟通管理计划</w:t>
      </w:r>
      <w:bookmarkEnd w:id="71"/>
    </w:p>
    <w:p w14:paraId="05CB8CF7" w14:textId="29897D52" w:rsidR="00CA4681" w:rsidRDefault="004C1912" w:rsidP="00CA4681">
      <w:pPr>
        <w:pStyle w:val="2"/>
        <w:ind w:firstLine="420"/>
      </w:pPr>
      <w:bookmarkStart w:id="72" w:name="_Toc531382772"/>
      <w:r>
        <w:t>8</w:t>
      </w:r>
      <w:r w:rsidR="00CA4681">
        <w:rPr>
          <w:rFonts w:hint="eastAsia"/>
        </w:rPr>
        <w:t>.1</w:t>
      </w:r>
      <w:r w:rsidR="00CA4681">
        <w:rPr>
          <w:rFonts w:hint="eastAsia"/>
        </w:rPr>
        <w:t>项目干系人识别</w:t>
      </w:r>
      <w:bookmarkEnd w:id="72"/>
    </w:p>
    <w:p w14:paraId="7F5CDC90" w14:textId="0DB24550" w:rsidR="00CA4681" w:rsidRDefault="00CA4681" w:rsidP="00D46756">
      <w:pPr>
        <w:pStyle w:val="4"/>
      </w:pPr>
      <w:r>
        <w:tab/>
      </w:r>
      <w:r>
        <w:tab/>
      </w:r>
      <w:r w:rsidR="004C1912">
        <w:t>8</w:t>
      </w:r>
      <w:r>
        <w:rPr>
          <w:rFonts w:hint="eastAsia"/>
        </w:rPr>
        <w:t>.1.1</w:t>
      </w:r>
      <w:r>
        <w:rPr>
          <w:rFonts w:hint="eastAsia"/>
        </w:rPr>
        <w:t>项目干系人</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
        <w:gridCol w:w="635"/>
        <w:gridCol w:w="1318"/>
        <w:gridCol w:w="2428"/>
        <w:gridCol w:w="753"/>
        <w:gridCol w:w="1494"/>
        <w:gridCol w:w="1216"/>
      </w:tblGrid>
      <w:tr w:rsidR="004F2BD8" w:rsidRPr="00DC256C" w14:paraId="31862C20" w14:textId="63E80E29" w:rsidTr="004F2BD8">
        <w:trPr>
          <w:jc w:val="center"/>
        </w:trPr>
        <w:tc>
          <w:tcPr>
            <w:tcW w:w="513" w:type="dxa"/>
            <w:shd w:val="clear" w:color="auto" w:fill="auto"/>
          </w:tcPr>
          <w:p w14:paraId="4E30554D"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姓名</w:t>
            </w:r>
          </w:p>
        </w:tc>
        <w:tc>
          <w:tcPr>
            <w:tcW w:w="668" w:type="dxa"/>
            <w:shd w:val="clear" w:color="auto" w:fill="auto"/>
          </w:tcPr>
          <w:p w14:paraId="2F454EC7"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角色</w:t>
            </w:r>
          </w:p>
        </w:tc>
        <w:tc>
          <w:tcPr>
            <w:tcW w:w="1321" w:type="dxa"/>
            <w:shd w:val="clear" w:color="auto" w:fill="auto"/>
          </w:tcPr>
          <w:p w14:paraId="10EC000A"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电话</w:t>
            </w:r>
          </w:p>
        </w:tc>
        <w:tc>
          <w:tcPr>
            <w:tcW w:w="2428" w:type="dxa"/>
            <w:shd w:val="clear" w:color="auto" w:fill="auto"/>
          </w:tcPr>
          <w:p w14:paraId="48CA27A5"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电子邮件</w:t>
            </w:r>
          </w:p>
        </w:tc>
        <w:tc>
          <w:tcPr>
            <w:tcW w:w="1161" w:type="dxa"/>
            <w:shd w:val="clear" w:color="auto" w:fill="auto"/>
          </w:tcPr>
          <w:p w14:paraId="0E5FBEA2"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工作地点</w:t>
            </w:r>
          </w:p>
        </w:tc>
        <w:tc>
          <w:tcPr>
            <w:tcW w:w="989" w:type="dxa"/>
          </w:tcPr>
          <w:p w14:paraId="267B1559" w14:textId="5C978D12" w:rsidR="004F2BD8" w:rsidRPr="00DC256C" w:rsidRDefault="004F2BD8" w:rsidP="00C35258">
            <w:pPr>
              <w:rPr>
                <w:rFonts w:ascii="Times New Roman" w:hAnsi="Times New Roman"/>
                <w:kern w:val="0"/>
                <w:sz w:val="20"/>
                <w:szCs w:val="20"/>
              </w:rPr>
            </w:pPr>
            <w:proofErr w:type="gramStart"/>
            <w:r>
              <w:rPr>
                <w:rFonts w:ascii="Times New Roman" w:hAnsi="Times New Roman" w:hint="eastAsia"/>
                <w:kern w:val="0"/>
                <w:sz w:val="20"/>
                <w:szCs w:val="20"/>
              </w:rPr>
              <w:t>微信</w:t>
            </w:r>
            <w:proofErr w:type="gramEnd"/>
          </w:p>
        </w:tc>
        <w:tc>
          <w:tcPr>
            <w:tcW w:w="1216" w:type="dxa"/>
          </w:tcPr>
          <w:p w14:paraId="587430FB" w14:textId="27BADE2D" w:rsidR="004F2BD8" w:rsidRDefault="004F2BD8" w:rsidP="00C35258">
            <w:pPr>
              <w:rPr>
                <w:rFonts w:ascii="Times New Roman" w:hAnsi="Times New Roman"/>
                <w:kern w:val="0"/>
                <w:sz w:val="20"/>
                <w:szCs w:val="20"/>
              </w:rPr>
            </w:pPr>
            <w:r>
              <w:rPr>
                <w:rFonts w:ascii="Times New Roman" w:hAnsi="Times New Roman" w:hint="eastAsia"/>
                <w:kern w:val="0"/>
                <w:sz w:val="20"/>
                <w:szCs w:val="20"/>
              </w:rPr>
              <w:t>Q</w:t>
            </w:r>
            <w:r>
              <w:rPr>
                <w:rFonts w:ascii="Times New Roman" w:hAnsi="Times New Roman"/>
                <w:kern w:val="0"/>
                <w:sz w:val="20"/>
                <w:szCs w:val="20"/>
              </w:rPr>
              <w:t>Q</w:t>
            </w:r>
          </w:p>
        </w:tc>
      </w:tr>
      <w:tr w:rsidR="004F2BD8" w:rsidRPr="00DC256C" w14:paraId="1505A362" w14:textId="7C87F136" w:rsidTr="004F2BD8">
        <w:trPr>
          <w:jc w:val="center"/>
        </w:trPr>
        <w:tc>
          <w:tcPr>
            <w:tcW w:w="513" w:type="dxa"/>
            <w:shd w:val="clear" w:color="auto" w:fill="auto"/>
          </w:tcPr>
          <w:p w14:paraId="0357951B"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杨</w:t>
            </w:r>
            <w:proofErr w:type="gramStart"/>
            <w:r w:rsidRPr="00DC256C">
              <w:rPr>
                <w:rFonts w:ascii="Times New Roman" w:hAnsi="Times New Roman" w:hint="eastAsia"/>
                <w:kern w:val="0"/>
                <w:sz w:val="20"/>
                <w:szCs w:val="20"/>
              </w:rPr>
              <w:t>枨</w:t>
            </w:r>
            <w:proofErr w:type="gramEnd"/>
          </w:p>
        </w:tc>
        <w:tc>
          <w:tcPr>
            <w:tcW w:w="668" w:type="dxa"/>
            <w:shd w:val="clear" w:color="auto" w:fill="auto"/>
          </w:tcPr>
          <w:p w14:paraId="51FFD93E" w14:textId="77777777"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项目发起者，唯一</w:t>
            </w:r>
            <w:r w:rsidRPr="00DC256C">
              <w:rPr>
                <w:rFonts w:ascii="Times New Roman" w:hAnsi="Times New Roman" w:hint="eastAsia"/>
                <w:kern w:val="0"/>
                <w:sz w:val="20"/>
                <w:szCs w:val="20"/>
              </w:rPr>
              <w:t>客户代表</w:t>
            </w:r>
          </w:p>
        </w:tc>
        <w:tc>
          <w:tcPr>
            <w:tcW w:w="1321" w:type="dxa"/>
            <w:shd w:val="clear" w:color="auto" w:fill="auto"/>
          </w:tcPr>
          <w:p w14:paraId="5F3DEE59" w14:textId="77777777" w:rsidR="004F2BD8" w:rsidRPr="00DC256C" w:rsidRDefault="004F2BD8" w:rsidP="00C35258">
            <w:pPr>
              <w:rPr>
                <w:rFonts w:ascii="Times New Roman" w:hAnsi="Times New Roman"/>
                <w:kern w:val="0"/>
                <w:sz w:val="20"/>
                <w:szCs w:val="20"/>
              </w:rPr>
            </w:pPr>
            <w:r w:rsidRPr="00DC256C">
              <w:rPr>
                <w:rFonts w:ascii="Times New Roman" w:hAnsi="Times New Roman"/>
                <w:kern w:val="0"/>
                <w:sz w:val="20"/>
                <w:szCs w:val="20"/>
              </w:rPr>
              <w:t>13357102333</w:t>
            </w:r>
          </w:p>
        </w:tc>
        <w:tc>
          <w:tcPr>
            <w:tcW w:w="2428" w:type="dxa"/>
            <w:shd w:val="clear" w:color="auto" w:fill="auto"/>
          </w:tcPr>
          <w:p w14:paraId="65EDA977" w14:textId="77777777" w:rsidR="004F2BD8" w:rsidRPr="00DC256C" w:rsidRDefault="004F2BD8" w:rsidP="00C35258">
            <w:pPr>
              <w:rPr>
                <w:rFonts w:ascii="Times New Roman" w:hAnsi="Times New Roman"/>
                <w:kern w:val="0"/>
                <w:sz w:val="20"/>
                <w:szCs w:val="20"/>
              </w:rPr>
            </w:pPr>
            <w:r w:rsidRPr="00DC256C">
              <w:rPr>
                <w:rFonts w:ascii="Times New Roman" w:hAnsi="Times New Roman"/>
                <w:kern w:val="0"/>
                <w:sz w:val="20"/>
                <w:szCs w:val="20"/>
                <w:bdr w:val="none" w:sz="0" w:space="0" w:color="auto" w:frame="1"/>
                <w:shd w:val="clear" w:color="auto" w:fill="FFFFFF"/>
              </w:rPr>
              <w:t>yang</w:t>
            </w:r>
            <w:r w:rsidRPr="00DC256C">
              <w:rPr>
                <w:rFonts w:ascii="Times New Roman" w:hAnsi="Times New Roman" w:hint="eastAsia"/>
                <w:kern w:val="0"/>
                <w:sz w:val="20"/>
                <w:szCs w:val="20"/>
                <w:bdr w:val="none" w:sz="0" w:space="0" w:color="auto" w:frame="1"/>
                <w:shd w:val="clear" w:color="auto" w:fill="FFFFFF"/>
              </w:rPr>
              <w:t>c</w:t>
            </w:r>
            <w:r w:rsidRPr="00DC256C">
              <w:rPr>
                <w:rFonts w:ascii="Times New Roman" w:hAnsi="Times New Roman"/>
                <w:kern w:val="0"/>
                <w:sz w:val="20"/>
                <w:szCs w:val="20"/>
                <w:bdr w:val="none" w:sz="0" w:space="0" w:color="auto" w:frame="1"/>
                <w:shd w:val="clear" w:color="auto" w:fill="FFFFFF"/>
              </w:rPr>
              <w:t>@zucc.edu.cn</w:t>
            </w:r>
            <w:r w:rsidRPr="00DC256C">
              <w:rPr>
                <w:rStyle w:val="apple-converted-space"/>
                <w:rFonts w:ascii="Helvetica" w:hAnsi="Helvetica" w:cs="Helvetica"/>
                <w:color w:val="111111"/>
                <w:sz w:val="19"/>
                <w:szCs w:val="19"/>
                <w:shd w:val="clear" w:color="auto" w:fill="FFFFFF"/>
              </w:rPr>
              <w:t> </w:t>
            </w:r>
          </w:p>
        </w:tc>
        <w:tc>
          <w:tcPr>
            <w:tcW w:w="1161" w:type="dxa"/>
            <w:shd w:val="clear" w:color="auto" w:fill="auto"/>
          </w:tcPr>
          <w:p w14:paraId="698B31F7" w14:textId="77777777" w:rsidR="004F2BD8" w:rsidRPr="00DC256C" w:rsidRDefault="004F2BD8" w:rsidP="00C35258">
            <w:pPr>
              <w:rPr>
                <w:rFonts w:ascii="Times New Roman" w:hAnsi="Times New Roman"/>
                <w:kern w:val="0"/>
                <w:sz w:val="20"/>
                <w:szCs w:val="20"/>
              </w:rPr>
            </w:pPr>
            <w:proofErr w:type="gramStart"/>
            <w:r w:rsidRPr="00DC256C">
              <w:rPr>
                <w:rFonts w:ascii="Times New Roman" w:hAnsi="Times New Roman"/>
                <w:kern w:val="0"/>
                <w:sz w:val="20"/>
                <w:szCs w:val="20"/>
                <w:shd w:val="clear" w:color="auto" w:fill="FFFFFF"/>
              </w:rPr>
              <w:t>理四</w:t>
            </w:r>
            <w:proofErr w:type="gramEnd"/>
            <w:r w:rsidRPr="00DC256C">
              <w:rPr>
                <w:rFonts w:ascii="Times New Roman" w:hAnsi="Times New Roman"/>
                <w:kern w:val="0"/>
                <w:sz w:val="20"/>
                <w:szCs w:val="20"/>
                <w:shd w:val="clear" w:color="auto" w:fill="FFFFFF"/>
              </w:rPr>
              <w:t>-504</w:t>
            </w:r>
          </w:p>
        </w:tc>
        <w:tc>
          <w:tcPr>
            <w:tcW w:w="989" w:type="dxa"/>
          </w:tcPr>
          <w:p w14:paraId="16401DA5" w14:textId="78815FB7" w:rsidR="004F2BD8" w:rsidRPr="00DC256C" w:rsidRDefault="004F2BD8" w:rsidP="00C35258">
            <w:pPr>
              <w:rPr>
                <w:rFonts w:ascii="Times New Roman" w:hAnsi="Times New Roman"/>
                <w:kern w:val="0"/>
                <w:sz w:val="20"/>
                <w:szCs w:val="20"/>
                <w:shd w:val="clear" w:color="auto" w:fill="FFFFFF"/>
              </w:rPr>
            </w:pPr>
            <w:proofErr w:type="spellStart"/>
            <w:r>
              <w:rPr>
                <w:rFonts w:ascii="Times New Roman" w:hAnsi="Times New Roman" w:hint="eastAsia"/>
                <w:kern w:val="0"/>
                <w:sz w:val="20"/>
                <w:szCs w:val="20"/>
                <w:shd w:val="clear" w:color="auto" w:fill="FFFFFF"/>
              </w:rPr>
              <w:t>H</w:t>
            </w:r>
            <w:r>
              <w:rPr>
                <w:rFonts w:ascii="Times New Roman" w:hAnsi="Times New Roman"/>
                <w:kern w:val="0"/>
                <w:sz w:val="20"/>
                <w:szCs w:val="20"/>
                <w:shd w:val="clear" w:color="auto" w:fill="FFFFFF"/>
              </w:rPr>
              <w:t>olleyYang</w:t>
            </w:r>
            <w:proofErr w:type="spellEnd"/>
          </w:p>
        </w:tc>
        <w:tc>
          <w:tcPr>
            <w:tcW w:w="1216" w:type="dxa"/>
          </w:tcPr>
          <w:p w14:paraId="063D9144" w14:textId="46EA27B5" w:rsidR="004F2BD8" w:rsidRDefault="004F2BD8" w:rsidP="00C35258">
            <w:pPr>
              <w:rPr>
                <w:rFonts w:ascii="Times New Roman" w:hAnsi="Times New Roman"/>
                <w:kern w:val="0"/>
                <w:sz w:val="20"/>
                <w:szCs w:val="20"/>
                <w:shd w:val="clear" w:color="auto" w:fill="FFFFFF"/>
              </w:rPr>
            </w:pPr>
            <w:r>
              <w:rPr>
                <w:rFonts w:ascii="Times New Roman" w:hAnsi="Times New Roman" w:hint="eastAsia"/>
                <w:kern w:val="0"/>
                <w:sz w:val="20"/>
                <w:szCs w:val="20"/>
                <w:shd w:val="clear" w:color="auto" w:fill="FFFFFF"/>
              </w:rPr>
              <w:t>/</w:t>
            </w:r>
          </w:p>
        </w:tc>
      </w:tr>
      <w:tr w:rsidR="004F2BD8" w:rsidRPr="00DC256C" w14:paraId="1ACB8328" w14:textId="02FA9FDE" w:rsidTr="004F2BD8">
        <w:trPr>
          <w:jc w:val="center"/>
        </w:trPr>
        <w:tc>
          <w:tcPr>
            <w:tcW w:w="513" w:type="dxa"/>
            <w:shd w:val="clear" w:color="auto" w:fill="auto"/>
          </w:tcPr>
          <w:p w14:paraId="1459B0DC"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侯宏仑</w:t>
            </w:r>
          </w:p>
        </w:tc>
        <w:tc>
          <w:tcPr>
            <w:tcW w:w="668" w:type="dxa"/>
            <w:shd w:val="clear" w:color="auto" w:fill="auto"/>
          </w:tcPr>
          <w:p w14:paraId="4FE29B9F" w14:textId="77777777"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项目发起者</w:t>
            </w:r>
            <w:r w:rsidRPr="00DC256C">
              <w:rPr>
                <w:rFonts w:ascii="Times New Roman" w:hAnsi="Times New Roman"/>
                <w:kern w:val="0"/>
                <w:sz w:val="20"/>
                <w:szCs w:val="20"/>
              </w:rPr>
              <w:t xml:space="preserve"> </w:t>
            </w:r>
          </w:p>
        </w:tc>
        <w:tc>
          <w:tcPr>
            <w:tcW w:w="1321" w:type="dxa"/>
            <w:shd w:val="clear" w:color="auto" w:fill="auto"/>
          </w:tcPr>
          <w:p w14:paraId="43790957" w14:textId="77777777" w:rsidR="004F2BD8" w:rsidRPr="00DC256C" w:rsidRDefault="004F2BD8" w:rsidP="00C35258">
            <w:pPr>
              <w:rPr>
                <w:rFonts w:ascii="Times New Roman" w:hAnsi="Times New Roman"/>
                <w:kern w:val="0"/>
                <w:sz w:val="20"/>
                <w:szCs w:val="20"/>
              </w:rPr>
            </w:pPr>
            <w:r w:rsidRPr="00DC256C">
              <w:rPr>
                <w:rFonts w:ascii="Times New Roman" w:hAnsi="Times New Roman"/>
                <w:kern w:val="0"/>
                <w:sz w:val="20"/>
                <w:szCs w:val="20"/>
              </w:rPr>
              <w:t>13071858629</w:t>
            </w:r>
          </w:p>
        </w:tc>
        <w:tc>
          <w:tcPr>
            <w:tcW w:w="2428" w:type="dxa"/>
            <w:shd w:val="clear" w:color="auto" w:fill="auto"/>
          </w:tcPr>
          <w:p w14:paraId="15681BA2" w14:textId="77777777" w:rsidR="004F2BD8" w:rsidRDefault="004F2BD8" w:rsidP="00C35258">
            <w:pPr>
              <w:rPr>
                <w:rFonts w:ascii="Times New Roman" w:hAnsi="Times New Roman"/>
                <w:kern w:val="0"/>
                <w:sz w:val="20"/>
                <w:szCs w:val="20"/>
              </w:rPr>
            </w:pPr>
            <w:r>
              <w:rPr>
                <w:rFonts w:ascii="Times New Roman" w:hAnsi="Times New Roman"/>
                <w:kern w:val="0"/>
                <w:sz w:val="20"/>
                <w:szCs w:val="20"/>
              </w:rPr>
              <w:t>ubilabs@zucc.edu.cn</w:t>
            </w:r>
          </w:p>
        </w:tc>
        <w:tc>
          <w:tcPr>
            <w:tcW w:w="1161" w:type="dxa"/>
            <w:shd w:val="clear" w:color="auto" w:fill="auto"/>
          </w:tcPr>
          <w:p w14:paraId="55F8E533" w14:textId="77777777" w:rsidR="004F2BD8" w:rsidRPr="00DC256C" w:rsidRDefault="004F2BD8" w:rsidP="00C35258">
            <w:pPr>
              <w:rPr>
                <w:rFonts w:ascii="Times New Roman" w:hAnsi="Times New Roman"/>
                <w:kern w:val="0"/>
                <w:sz w:val="20"/>
                <w:szCs w:val="20"/>
              </w:rPr>
            </w:pPr>
            <w:proofErr w:type="gramStart"/>
            <w:r w:rsidRPr="00DC256C">
              <w:rPr>
                <w:rFonts w:ascii="Times New Roman" w:hAnsi="Times New Roman"/>
                <w:kern w:val="0"/>
                <w:sz w:val="20"/>
                <w:szCs w:val="20"/>
                <w:shd w:val="clear" w:color="auto" w:fill="FFFFFF"/>
              </w:rPr>
              <w:t>理四</w:t>
            </w:r>
            <w:proofErr w:type="gramEnd"/>
            <w:r w:rsidRPr="00DC256C">
              <w:rPr>
                <w:rFonts w:ascii="Times New Roman" w:hAnsi="Times New Roman"/>
                <w:kern w:val="0"/>
                <w:sz w:val="20"/>
                <w:szCs w:val="20"/>
                <w:shd w:val="clear" w:color="auto" w:fill="FFFFFF"/>
              </w:rPr>
              <w:t>-511</w:t>
            </w:r>
          </w:p>
        </w:tc>
        <w:tc>
          <w:tcPr>
            <w:tcW w:w="989" w:type="dxa"/>
          </w:tcPr>
          <w:p w14:paraId="756CC682" w14:textId="322D1E0E" w:rsidR="004F2BD8" w:rsidRPr="00DC256C" w:rsidRDefault="004F2BD8" w:rsidP="00C35258">
            <w:pPr>
              <w:rPr>
                <w:rFonts w:ascii="Times New Roman" w:hAnsi="Times New Roman"/>
                <w:kern w:val="0"/>
                <w:sz w:val="20"/>
                <w:szCs w:val="20"/>
                <w:shd w:val="clear" w:color="auto" w:fill="FFFFFF"/>
              </w:rPr>
            </w:pPr>
            <w:proofErr w:type="spellStart"/>
            <w:r>
              <w:rPr>
                <w:rFonts w:ascii="Times New Roman" w:hAnsi="Times New Roman" w:hint="eastAsia"/>
                <w:kern w:val="0"/>
                <w:sz w:val="20"/>
                <w:szCs w:val="20"/>
                <w:shd w:val="clear" w:color="auto" w:fill="FFFFFF"/>
              </w:rPr>
              <w:t>t</w:t>
            </w:r>
            <w:r>
              <w:rPr>
                <w:rFonts w:ascii="Times New Roman" w:hAnsi="Times New Roman"/>
                <w:kern w:val="0"/>
                <w:sz w:val="20"/>
                <w:szCs w:val="20"/>
                <w:shd w:val="clear" w:color="auto" w:fill="FFFFFF"/>
              </w:rPr>
              <w:t>uuuuuuudou</w:t>
            </w:r>
            <w:proofErr w:type="spellEnd"/>
          </w:p>
        </w:tc>
        <w:tc>
          <w:tcPr>
            <w:tcW w:w="1216" w:type="dxa"/>
          </w:tcPr>
          <w:p w14:paraId="63D3CA08" w14:textId="20022FE9" w:rsidR="004F2BD8" w:rsidRDefault="004F2BD8" w:rsidP="00C35258">
            <w:pPr>
              <w:rPr>
                <w:rFonts w:ascii="Times New Roman" w:hAnsi="Times New Roman"/>
                <w:kern w:val="0"/>
                <w:sz w:val="20"/>
                <w:szCs w:val="20"/>
                <w:shd w:val="clear" w:color="auto" w:fill="FFFFFF"/>
              </w:rPr>
            </w:pPr>
            <w:r>
              <w:rPr>
                <w:rFonts w:ascii="Times New Roman" w:hAnsi="Times New Roman" w:hint="eastAsia"/>
                <w:kern w:val="0"/>
                <w:sz w:val="20"/>
                <w:szCs w:val="20"/>
                <w:shd w:val="clear" w:color="auto" w:fill="FFFFFF"/>
              </w:rPr>
              <w:t>/</w:t>
            </w:r>
          </w:p>
        </w:tc>
      </w:tr>
      <w:tr w:rsidR="004F2BD8" w:rsidRPr="00DC256C" w14:paraId="5523A38B" w14:textId="4EFA9290" w:rsidTr="004F2BD8">
        <w:trPr>
          <w:jc w:val="center"/>
        </w:trPr>
        <w:tc>
          <w:tcPr>
            <w:tcW w:w="513" w:type="dxa"/>
            <w:shd w:val="clear" w:color="auto" w:fill="auto"/>
          </w:tcPr>
          <w:p w14:paraId="0C7355AC" w14:textId="521F3BEE"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陈妍蓝</w:t>
            </w:r>
          </w:p>
        </w:tc>
        <w:tc>
          <w:tcPr>
            <w:tcW w:w="668" w:type="dxa"/>
            <w:shd w:val="clear" w:color="auto" w:fill="auto"/>
          </w:tcPr>
          <w:p w14:paraId="3FAA6D8B" w14:textId="77777777" w:rsidR="004F2BD8" w:rsidRPr="00DC256C" w:rsidRDefault="004F2BD8" w:rsidP="00C35258">
            <w:pPr>
              <w:rPr>
                <w:rFonts w:ascii="Times New Roman" w:hAnsi="Times New Roman"/>
                <w:kern w:val="0"/>
                <w:sz w:val="20"/>
                <w:szCs w:val="20"/>
              </w:rPr>
            </w:pPr>
            <w:r>
              <w:rPr>
                <w:rFonts w:ascii="Times New Roman" w:hAnsi="Times New Roman"/>
                <w:kern w:val="0"/>
                <w:sz w:val="20"/>
                <w:szCs w:val="20"/>
              </w:rPr>
              <w:t>开发小组组长</w:t>
            </w:r>
          </w:p>
        </w:tc>
        <w:tc>
          <w:tcPr>
            <w:tcW w:w="1321" w:type="dxa"/>
            <w:shd w:val="clear" w:color="auto" w:fill="auto"/>
          </w:tcPr>
          <w:p w14:paraId="083940F8" w14:textId="20BFE6FC"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15858257692</w:t>
            </w:r>
          </w:p>
        </w:tc>
        <w:tc>
          <w:tcPr>
            <w:tcW w:w="2428" w:type="dxa"/>
            <w:shd w:val="clear" w:color="auto" w:fill="auto"/>
          </w:tcPr>
          <w:p w14:paraId="177E2AE9" w14:textId="6BE0ADAB"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31501391@stu.zucc.edu.cn</w:t>
            </w:r>
          </w:p>
        </w:tc>
        <w:tc>
          <w:tcPr>
            <w:tcW w:w="1161" w:type="dxa"/>
            <w:shd w:val="clear" w:color="auto" w:fill="auto"/>
          </w:tcPr>
          <w:p w14:paraId="5E40E4B0" w14:textId="4F6BCF66"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0065CDDF" w14:textId="53E69B6F" w:rsidR="004F2BD8" w:rsidRDefault="004F2BD8" w:rsidP="00C35258">
            <w:pPr>
              <w:rPr>
                <w:rFonts w:ascii="Times New Roman" w:hAnsi="Times New Roman"/>
                <w:kern w:val="0"/>
                <w:sz w:val="20"/>
                <w:szCs w:val="20"/>
              </w:rPr>
            </w:pPr>
            <w:proofErr w:type="spellStart"/>
            <w:r>
              <w:rPr>
                <w:rFonts w:ascii="Times New Roman" w:hAnsi="Times New Roman" w:hint="eastAsia"/>
                <w:kern w:val="0"/>
                <w:sz w:val="20"/>
                <w:szCs w:val="20"/>
              </w:rPr>
              <w:t>b</w:t>
            </w:r>
            <w:r>
              <w:rPr>
                <w:rFonts w:ascii="Times New Roman" w:hAnsi="Times New Roman"/>
                <w:kern w:val="0"/>
                <w:sz w:val="20"/>
                <w:szCs w:val="20"/>
              </w:rPr>
              <w:t>luemaxs</w:t>
            </w:r>
            <w:proofErr w:type="spellEnd"/>
          </w:p>
        </w:tc>
        <w:tc>
          <w:tcPr>
            <w:tcW w:w="1216" w:type="dxa"/>
          </w:tcPr>
          <w:p w14:paraId="7DD5803E" w14:textId="18120EAF" w:rsidR="004F2BD8" w:rsidRDefault="004F2BD8" w:rsidP="00C35258">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73807645</w:t>
            </w:r>
          </w:p>
        </w:tc>
      </w:tr>
      <w:tr w:rsidR="004F2BD8" w:rsidRPr="00DC256C" w14:paraId="3C619E25" w14:textId="02A5B3E0" w:rsidTr="004F2BD8">
        <w:trPr>
          <w:jc w:val="center"/>
        </w:trPr>
        <w:tc>
          <w:tcPr>
            <w:tcW w:w="513" w:type="dxa"/>
            <w:shd w:val="clear" w:color="auto" w:fill="auto"/>
          </w:tcPr>
          <w:p w14:paraId="56DA9F2A" w14:textId="29E15813" w:rsidR="004F2BD8" w:rsidRDefault="004F2BD8" w:rsidP="00C35258">
            <w:pPr>
              <w:rPr>
                <w:rFonts w:ascii="Times New Roman" w:hAnsi="Times New Roman"/>
                <w:kern w:val="0"/>
                <w:sz w:val="20"/>
                <w:szCs w:val="20"/>
              </w:rPr>
            </w:pPr>
            <w:r>
              <w:rPr>
                <w:rFonts w:ascii="Times New Roman" w:hAnsi="Times New Roman" w:hint="eastAsia"/>
                <w:kern w:val="0"/>
                <w:sz w:val="20"/>
                <w:szCs w:val="20"/>
              </w:rPr>
              <w:t>陈遵义</w:t>
            </w:r>
          </w:p>
        </w:tc>
        <w:tc>
          <w:tcPr>
            <w:tcW w:w="668" w:type="dxa"/>
            <w:shd w:val="clear" w:color="auto" w:fill="auto"/>
          </w:tcPr>
          <w:p w14:paraId="1C18F403" w14:textId="63137005" w:rsidR="004F2BD8" w:rsidRDefault="004F2BD8" w:rsidP="00C3525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0455E432" w14:textId="75AB6E9D" w:rsidR="004F2BD8" w:rsidRDefault="004F2BD8" w:rsidP="00C3525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8758285818</w:t>
            </w:r>
          </w:p>
        </w:tc>
        <w:tc>
          <w:tcPr>
            <w:tcW w:w="2428" w:type="dxa"/>
            <w:shd w:val="clear" w:color="auto" w:fill="auto"/>
          </w:tcPr>
          <w:p w14:paraId="6E20021E" w14:textId="4FACF014" w:rsidR="004F2BD8" w:rsidRDefault="004F2BD8" w:rsidP="00C35258">
            <w:pPr>
              <w:rPr>
                <w:rFonts w:ascii="Times New Roman" w:hAnsi="Times New Roman"/>
                <w:kern w:val="0"/>
                <w:sz w:val="20"/>
                <w:szCs w:val="20"/>
              </w:rPr>
            </w:pPr>
            <w:r w:rsidRPr="00443840">
              <w:rPr>
                <w:rFonts w:ascii="Times New Roman" w:hAnsi="Times New Roman"/>
                <w:kern w:val="0"/>
                <w:sz w:val="20"/>
                <w:szCs w:val="20"/>
              </w:rPr>
              <w:t>31602039@stu.zucc.edu.cn</w:t>
            </w:r>
          </w:p>
        </w:tc>
        <w:tc>
          <w:tcPr>
            <w:tcW w:w="1161" w:type="dxa"/>
            <w:shd w:val="clear" w:color="auto" w:fill="auto"/>
          </w:tcPr>
          <w:p w14:paraId="5CFE1C54" w14:textId="57BFFD31" w:rsidR="004F2BD8" w:rsidRDefault="004F2BD8" w:rsidP="00C3525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1B919DDB" w14:textId="4A82588C" w:rsidR="004F2BD8" w:rsidRDefault="004F2BD8" w:rsidP="00C35258">
            <w:pPr>
              <w:rPr>
                <w:rFonts w:ascii="Times New Roman" w:hAnsi="Times New Roman"/>
                <w:kern w:val="0"/>
                <w:sz w:val="20"/>
                <w:szCs w:val="20"/>
              </w:rPr>
            </w:pPr>
            <w:r>
              <w:rPr>
                <w:rFonts w:ascii="Times New Roman" w:hAnsi="Times New Roman"/>
                <w:kern w:val="0"/>
                <w:sz w:val="20"/>
                <w:szCs w:val="20"/>
              </w:rPr>
              <w:t>czy1017175448</w:t>
            </w:r>
          </w:p>
        </w:tc>
        <w:tc>
          <w:tcPr>
            <w:tcW w:w="1216" w:type="dxa"/>
          </w:tcPr>
          <w:p w14:paraId="29F25AD7" w14:textId="6FAE3ABA" w:rsidR="004F2BD8" w:rsidRDefault="004F2BD8" w:rsidP="00C35258">
            <w:pPr>
              <w:rPr>
                <w:rFonts w:ascii="Times New Roman" w:hAnsi="Times New Roman"/>
                <w:kern w:val="0"/>
                <w:sz w:val="20"/>
                <w:szCs w:val="20"/>
              </w:rPr>
            </w:pPr>
            <w:r>
              <w:rPr>
                <w:rFonts w:ascii="Times New Roman" w:hAnsi="Times New Roman"/>
                <w:kern w:val="0"/>
                <w:sz w:val="20"/>
                <w:szCs w:val="20"/>
              </w:rPr>
              <w:t>1017175448</w:t>
            </w:r>
          </w:p>
        </w:tc>
      </w:tr>
      <w:tr w:rsidR="004F2BD8" w:rsidRPr="00DC256C" w14:paraId="7CB57022" w14:textId="77777777" w:rsidTr="004F2BD8">
        <w:trPr>
          <w:jc w:val="center"/>
        </w:trPr>
        <w:tc>
          <w:tcPr>
            <w:tcW w:w="513" w:type="dxa"/>
            <w:shd w:val="clear" w:color="auto" w:fill="auto"/>
          </w:tcPr>
          <w:p w14:paraId="62A6C6CC" w14:textId="579BBE83" w:rsidR="004F2BD8" w:rsidRDefault="004F2BD8" w:rsidP="004F2BD8">
            <w:pPr>
              <w:rPr>
                <w:rFonts w:ascii="Times New Roman" w:hAnsi="Times New Roman"/>
                <w:kern w:val="0"/>
                <w:sz w:val="20"/>
                <w:szCs w:val="20"/>
              </w:rPr>
            </w:pPr>
            <w:r>
              <w:rPr>
                <w:rFonts w:ascii="Times New Roman" w:hAnsi="Times New Roman" w:hint="eastAsia"/>
                <w:kern w:val="0"/>
                <w:sz w:val="20"/>
                <w:szCs w:val="20"/>
              </w:rPr>
              <w:t>宋翼虎</w:t>
            </w:r>
          </w:p>
        </w:tc>
        <w:tc>
          <w:tcPr>
            <w:tcW w:w="668" w:type="dxa"/>
            <w:shd w:val="clear" w:color="auto" w:fill="auto"/>
          </w:tcPr>
          <w:p w14:paraId="332570F4" w14:textId="6E2D871B"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3E6B093F" w14:textId="4CBEBEE0"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c>
          <w:tcPr>
            <w:tcW w:w="2428" w:type="dxa"/>
            <w:shd w:val="clear" w:color="auto" w:fill="auto"/>
          </w:tcPr>
          <w:p w14:paraId="2B4E901A" w14:textId="27E23E3E" w:rsidR="004F2BD8" w:rsidRPr="00443840" w:rsidRDefault="004F2BD8" w:rsidP="004F2BD8">
            <w:pPr>
              <w:rPr>
                <w:rFonts w:ascii="Times New Roman" w:hAnsi="Times New Roman"/>
                <w:kern w:val="0"/>
                <w:sz w:val="20"/>
                <w:szCs w:val="20"/>
              </w:rPr>
            </w:pPr>
            <w:r w:rsidRPr="00443840">
              <w:rPr>
                <w:rFonts w:ascii="Times New Roman" w:hAnsi="Times New Roman"/>
                <w:kern w:val="0"/>
                <w:sz w:val="20"/>
                <w:szCs w:val="20"/>
              </w:rPr>
              <w:t>31601405@stu.zucc.edu.cn</w:t>
            </w:r>
          </w:p>
        </w:tc>
        <w:tc>
          <w:tcPr>
            <w:tcW w:w="1161" w:type="dxa"/>
            <w:shd w:val="clear" w:color="auto" w:fill="auto"/>
          </w:tcPr>
          <w:p w14:paraId="7FFB0398" w14:textId="55008DCD" w:rsidR="004F2BD8" w:rsidRDefault="004F2BD8" w:rsidP="004F2BD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5BC5C95D" w14:textId="55D5A17D" w:rsidR="004F2BD8" w:rsidRDefault="004F2BD8" w:rsidP="004F2BD8">
            <w:pPr>
              <w:rPr>
                <w:rFonts w:ascii="Times New Roman" w:hAnsi="Times New Roman"/>
                <w:kern w:val="0"/>
                <w:sz w:val="20"/>
                <w:szCs w:val="20"/>
              </w:rPr>
            </w:pPr>
            <w:r>
              <w:rPr>
                <w:rFonts w:ascii="Times New Roman" w:hAnsi="Times New Roman"/>
                <w:kern w:val="0"/>
                <w:sz w:val="20"/>
                <w:szCs w:val="20"/>
              </w:rPr>
              <w:t>syh251822486</w:t>
            </w:r>
          </w:p>
        </w:tc>
        <w:tc>
          <w:tcPr>
            <w:tcW w:w="1216" w:type="dxa"/>
          </w:tcPr>
          <w:p w14:paraId="4DCAEB65" w14:textId="63653A7A" w:rsidR="004F2BD8" w:rsidRDefault="004F2BD8" w:rsidP="004F2BD8">
            <w:pPr>
              <w:rPr>
                <w:rFonts w:ascii="Times New Roman" w:hAnsi="Times New Roman"/>
                <w:kern w:val="0"/>
                <w:sz w:val="20"/>
                <w:szCs w:val="20"/>
              </w:rPr>
            </w:pPr>
            <w:r>
              <w:rPr>
                <w:rFonts w:ascii="Times New Roman" w:hAnsi="Times New Roman"/>
                <w:kern w:val="0"/>
                <w:sz w:val="20"/>
                <w:szCs w:val="20"/>
              </w:rPr>
              <w:t>251822486</w:t>
            </w:r>
          </w:p>
        </w:tc>
      </w:tr>
      <w:tr w:rsidR="004F2BD8" w:rsidRPr="00DC256C" w14:paraId="19E4A41F" w14:textId="77777777" w:rsidTr="004F2BD8">
        <w:trPr>
          <w:jc w:val="center"/>
        </w:trPr>
        <w:tc>
          <w:tcPr>
            <w:tcW w:w="513" w:type="dxa"/>
            <w:shd w:val="clear" w:color="auto" w:fill="auto"/>
          </w:tcPr>
          <w:p w14:paraId="0DF64A98" w14:textId="737907DC" w:rsidR="004F2BD8" w:rsidRDefault="004F2BD8" w:rsidP="004F2BD8">
            <w:pPr>
              <w:rPr>
                <w:rFonts w:ascii="Times New Roman" w:hAnsi="Times New Roman"/>
                <w:kern w:val="0"/>
                <w:sz w:val="20"/>
                <w:szCs w:val="20"/>
              </w:rPr>
            </w:pPr>
            <w:r>
              <w:rPr>
                <w:rFonts w:ascii="Times New Roman" w:hAnsi="Times New Roman" w:hint="eastAsia"/>
                <w:kern w:val="0"/>
                <w:sz w:val="20"/>
                <w:szCs w:val="20"/>
              </w:rPr>
              <w:t>郑巧雁</w:t>
            </w:r>
          </w:p>
        </w:tc>
        <w:tc>
          <w:tcPr>
            <w:tcW w:w="668" w:type="dxa"/>
            <w:shd w:val="clear" w:color="auto" w:fill="auto"/>
          </w:tcPr>
          <w:p w14:paraId="3C987340" w14:textId="362DECB2"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3F8A2369" w14:textId="58846E9D"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c>
          <w:tcPr>
            <w:tcW w:w="2428" w:type="dxa"/>
            <w:shd w:val="clear" w:color="auto" w:fill="auto"/>
          </w:tcPr>
          <w:p w14:paraId="317D3FB9" w14:textId="43BB2869" w:rsidR="004F2BD8" w:rsidRPr="00443840" w:rsidRDefault="004F2BD8" w:rsidP="004F2BD8">
            <w:pPr>
              <w:rPr>
                <w:rFonts w:ascii="Times New Roman" w:hAnsi="Times New Roman"/>
                <w:kern w:val="0"/>
                <w:sz w:val="20"/>
                <w:szCs w:val="20"/>
              </w:rPr>
            </w:pPr>
            <w:r w:rsidRPr="00443840">
              <w:rPr>
                <w:rFonts w:ascii="Times New Roman" w:hAnsi="Times New Roman"/>
                <w:kern w:val="0"/>
                <w:sz w:val="20"/>
                <w:szCs w:val="20"/>
              </w:rPr>
              <w:t>31401323@stu.zucc.edu.cn</w:t>
            </w:r>
          </w:p>
        </w:tc>
        <w:tc>
          <w:tcPr>
            <w:tcW w:w="1161" w:type="dxa"/>
            <w:shd w:val="clear" w:color="auto" w:fill="auto"/>
          </w:tcPr>
          <w:p w14:paraId="2D02681C" w14:textId="16FB5648" w:rsidR="004F2BD8" w:rsidRDefault="004F2BD8" w:rsidP="004F2BD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5060D416" w14:textId="6F245321" w:rsidR="004F2BD8" w:rsidRDefault="004F2BD8" w:rsidP="004F2BD8">
            <w:pPr>
              <w:rPr>
                <w:rFonts w:ascii="Times New Roman" w:hAnsi="Times New Roman"/>
                <w:kern w:val="0"/>
                <w:sz w:val="20"/>
                <w:szCs w:val="20"/>
              </w:rPr>
            </w:pPr>
            <w:r>
              <w:rPr>
                <w:rFonts w:ascii="Times New Roman" w:hAnsi="Times New Roman"/>
                <w:kern w:val="0"/>
                <w:sz w:val="20"/>
                <w:szCs w:val="20"/>
              </w:rPr>
              <w:t>z310302682</w:t>
            </w:r>
          </w:p>
        </w:tc>
        <w:tc>
          <w:tcPr>
            <w:tcW w:w="1216" w:type="dxa"/>
          </w:tcPr>
          <w:p w14:paraId="2DB528A2" w14:textId="187D0ABA" w:rsidR="004F2BD8" w:rsidRDefault="004F2BD8" w:rsidP="004F2BD8">
            <w:pPr>
              <w:rPr>
                <w:rFonts w:ascii="Times New Roman" w:hAnsi="Times New Roman"/>
                <w:kern w:val="0"/>
                <w:sz w:val="20"/>
                <w:szCs w:val="20"/>
              </w:rPr>
            </w:pPr>
            <w:r>
              <w:rPr>
                <w:rFonts w:ascii="Times New Roman" w:hAnsi="Times New Roman"/>
                <w:kern w:val="0"/>
                <w:sz w:val="20"/>
                <w:szCs w:val="20"/>
              </w:rPr>
              <w:t>310302682</w:t>
            </w:r>
          </w:p>
        </w:tc>
      </w:tr>
      <w:tr w:rsidR="004F2BD8" w:rsidRPr="00DC256C" w14:paraId="7B94A6A7" w14:textId="77777777" w:rsidTr="004F2BD8">
        <w:trPr>
          <w:jc w:val="center"/>
        </w:trPr>
        <w:tc>
          <w:tcPr>
            <w:tcW w:w="513" w:type="dxa"/>
            <w:shd w:val="clear" w:color="auto" w:fill="auto"/>
          </w:tcPr>
          <w:p w14:paraId="7B5E4FB3" w14:textId="3AB6FCE6"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张琪</w:t>
            </w:r>
          </w:p>
        </w:tc>
        <w:tc>
          <w:tcPr>
            <w:tcW w:w="668" w:type="dxa"/>
            <w:shd w:val="clear" w:color="auto" w:fill="auto"/>
          </w:tcPr>
          <w:p w14:paraId="6C24863A" w14:textId="194B6318"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503E572E" w14:textId="2719E0D9"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c>
          <w:tcPr>
            <w:tcW w:w="2428" w:type="dxa"/>
            <w:shd w:val="clear" w:color="auto" w:fill="auto"/>
          </w:tcPr>
          <w:p w14:paraId="02A36026" w14:textId="4868E571" w:rsidR="004F2BD8" w:rsidRPr="00443840" w:rsidRDefault="004F2BD8" w:rsidP="004F2BD8">
            <w:pPr>
              <w:rPr>
                <w:rFonts w:ascii="Times New Roman" w:hAnsi="Times New Roman"/>
                <w:kern w:val="0"/>
                <w:sz w:val="20"/>
                <w:szCs w:val="20"/>
              </w:rPr>
            </w:pPr>
            <w:r w:rsidRPr="00443840">
              <w:rPr>
                <w:rFonts w:ascii="Times New Roman" w:hAnsi="Times New Roman"/>
                <w:kern w:val="0"/>
                <w:sz w:val="20"/>
                <w:szCs w:val="20"/>
              </w:rPr>
              <w:t>31601384@stu.zucc.edu.cn</w:t>
            </w:r>
          </w:p>
        </w:tc>
        <w:tc>
          <w:tcPr>
            <w:tcW w:w="1161" w:type="dxa"/>
            <w:shd w:val="clear" w:color="auto" w:fill="auto"/>
          </w:tcPr>
          <w:p w14:paraId="50AC3C83" w14:textId="10CA449D" w:rsidR="004F2BD8" w:rsidRDefault="004F2BD8" w:rsidP="004F2BD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7A9A5BF5" w14:textId="091A3A9D" w:rsidR="004F2BD8" w:rsidRDefault="004F2BD8" w:rsidP="004F2BD8">
            <w:pPr>
              <w:rPr>
                <w:rFonts w:ascii="Times New Roman" w:hAnsi="Times New Roman"/>
                <w:kern w:val="0"/>
                <w:sz w:val="20"/>
                <w:szCs w:val="20"/>
              </w:rPr>
            </w:pPr>
            <w:r>
              <w:rPr>
                <w:rFonts w:ascii="Times New Roman" w:hAnsi="Times New Roman" w:hint="eastAsia"/>
                <w:kern w:val="0"/>
                <w:sz w:val="20"/>
                <w:szCs w:val="20"/>
              </w:rPr>
              <w:t>X</w:t>
            </w:r>
            <w:r>
              <w:rPr>
                <w:rFonts w:ascii="Times New Roman" w:hAnsi="Times New Roman"/>
                <w:kern w:val="0"/>
                <w:sz w:val="20"/>
                <w:szCs w:val="20"/>
              </w:rPr>
              <w:t>YQQ-9703</w:t>
            </w:r>
          </w:p>
        </w:tc>
        <w:tc>
          <w:tcPr>
            <w:tcW w:w="1216" w:type="dxa"/>
          </w:tcPr>
          <w:p w14:paraId="0EC6CC34" w14:textId="02A86239"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056402665</w:t>
            </w:r>
          </w:p>
        </w:tc>
      </w:tr>
    </w:tbl>
    <w:p w14:paraId="14E5C7D8" w14:textId="77777777" w:rsidR="00BB476D" w:rsidRPr="00BB476D" w:rsidRDefault="00BB476D" w:rsidP="00BB476D"/>
    <w:p w14:paraId="74EE170E" w14:textId="0155295B" w:rsidR="00CA4681" w:rsidRDefault="004C1912" w:rsidP="00CA4681">
      <w:pPr>
        <w:pStyle w:val="2"/>
        <w:ind w:firstLine="420"/>
      </w:pPr>
      <w:bookmarkStart w:id="73" w:name="_Toc531382773"/>
      <w:r>
        <w:t>8</w:t>
      </w:r>
      <w:r w:rsidR="00CA4681">
        <w:rPr>
          <w:rFonts w:hint="eastAsia"/>
        </w:rPr>
        <w:t>.2</w:t>
      </w:r>
      <w:r w:rsidR="00CA4681">
        <w:rPr>
          <w:rFonts w:hint="eastAsia"/>
        </w:rPr>
        <w:t>与客户的沟通计划</w:t>
      </w:r>
      <w:bookmarkEnd w:id="73"/>
    </w:p>
    <w:p w14:paraId="3B845A85" w14:textId="12B85CCA" w:rsidR="00BB476D" w:rsidRPr="00BB476D" w:rsidRDefault="00BB476D" w:rsidP="00BB476D">
      <w:r>
        <w:rPr>
          <w:rFonts w:hint="eastAsia"/>
          <w:lang w:val="x-none"/>
        </w:rPr>
        <w:t>本次项目的客户代表：杨</w:t>
      </w:r>
      <w:proofErr w:type="gramStart"/>
      <w:r>
        <w:rPr>
          <w:rFonts w:hint="eastAsia"/>
          <w:lang w:val="x-none"/>
        </w:rPr>
        <w:t>枨</w:t>
      </w:r>
      <w:proofErr w:type="gramEnd"/>
      <w:r>
        <w:rPr>
          <w:rFonts w:hint="eastAsia"/>
          <w:lang w:val="x-none"/>
        </w:rPr>
        <w:t>老师</w:t>
      </w:r>
      <w:r w:rsidR="00774AE5">
        <w:rPr>
          <w:rFonts w:hint="eastAsia"/>
          <w:lang w:val="x-none"/>
        </w:rPr>
        <w:t>，侯宏仑老师。</w:t>
      </w:r>
    </w:p>
    <w:p w14:paraId="37F093E4" w14:textId="5F0323A8" w:rsidR="00CA4681" w:rsidRDefault="004C1912" w:rsidP="00D46756">
      <w:pPr>
        <w:pStyle w:val="4"/>
        <w:ind w:left="420" w:firstLine="420"/>
      </w:pPr>
      <w:r>
        <w:t>8</w:t>
      </w:r>
      <w:r w:rsidR="00CA4681">
        <w:rPr>
          <w:rFonts w:hint="eastAsia"/>
        </w:rPr>
        <w:t>.2.1</w:t>
      </w:r>
      <w:r w:rsidR="00CA4681">
        <w:rPr>
          <w:rFonts w:hint="eastAsia"/>
        </w:rPr>
        <w:t>沟通目的</w:t>
      </w:r>
    </w:p>
    <w:p w14:paraId="1EE11D29" w14:textId="191F3429" w:rsidR="00F50C87" w:rsidRDefault="00F50C87" w:rsidP="00F50C87">
      <w:pPr>
        <w:ind w:firstLine="420"/>
      </w:pPr>
      <w:r>
        <w:rPr>
          <w:rFonts w:hint="eastAsia"/>
        </w:rPr>
        <w:t>1</w:t>
      </w:r>
      <w:r>
        <w:t>.</w:t>
      </w:r>
      <w:r>
        <w:tab/>
      </w:r>
      <w:r>
        <w:t>获得客户的主要需求，并对需求进行建模与原型设计。以迭代的方式获取需求。</w:t>
      </w:r>
    </w:p>
    <w:p w14:paraId="3D286D36" w14:textId="5D20BF11" w:rsidR="00F50C87" w:rsidRDefault="00F50C87" w:rsidP="00F50C87">
      <w:pPr>
        <w:ind w:firstLine="420"/>
      </w:pPr>
      <w:r>
        <w:rPr>
          <w:rFonts w:hint="eastAsia"/>
        </w:rPr>
        <w:t>2</w:t>
      </w:r>
      <w:r>
        <w:t>.</w:t>
      </w:r>
      <w:r>
        <w:tab/>
      </w:r>
      <w:r>
        <w:rPr>
          <w:rFonts w:hint="eastAsia"/>
        </w:rPr>
        <w:t>让客户代表评审界面原型</w:t>
      </w:r>
    </w:p>
    <w:p w14:paraId="52F28DC1" w14:textId="4C4ED587" w:rsidR="00F50C87" w:rsidRDefault="00F50C87" w:rsidP="00F50C87">
      <w:pPr>
        <w:ind w:firstLine="420"/>
      </w:pPr>
      <w:r>
        <w:rPr>
          <w:rFonts w:hint="eastAsia"/>
        </w:rPr>
        <w:t>3</w:t>
      </w:r>
      <w:r>
        <w:t>.</w:t>
      </w:r>
      <w:r>
        <w:tab/>
      </w:r>
      <w:r>
        <w:rPr>
          <w:rFonts w:hint="eastAsia"/>
        </w:rPr>
        <w:t>让客户代表确认用例</w:t>
      </w:r>
    </w:p>
    <w:p w14:paraId="0230A2C5" w14:textId="77777777" w:rsidR="00F50C87" w:rsidRPr="00F50C87" w:rsidRDefault="00F50C87" w:rsidP="00F50C87"/>
    <w:p w14:paraId="1D97E8BD" w14:textId="25FBD0FE" w:rsidR="00CA4681" w:rsidRDefault="00CA4681" w:rsidP="00D46756">
      <w:pPr>
        <w:pStyle w:val="4"/>
      </w:pPr>
      <w:r>
        <w:tab/>
      </w:r>
      <w:r>
        <w:tab/>
      </w:r>
      <w:r w:rsidR="004C1912">
        <w:t>8</w:t>
      </w:r>
      <w:r>
        <w:rPr>
          <w:rFonts w:hint="eastAsia"/>
        </w:rPr>
        <w:t>.2.2</w:t>
      </w:r>
      <w:r>
        <w:rPr>
          <w:rFonts w:hint="eastAsia"/>
        </w:rPr>
        <w:t>主要沟通方式</w:t>
      </w:r>
    </w:p>
    <w:p w14:paraId="050067A3" w14:textId="5AEC7FAE" w:rsidR="00F50C87" w:rsidRDefault="00F50C87" w:rsidP="00F50C87">
      <w:pPr>
        <w:ind w:firstLine="420"/>
      </w:pPr>
      <w:r>
        <w:rPr>
          <w:rFonts w:hint="eastAsia"/>
        </w:rPr>
        <w:t>1</w:t>
      </w:r>
      <w:r>
        <w:t>.</w:t>
      </w:r>
      <w:r>
        <w:tab/>
      </w:r>
      <w:r>
        <w:rPr>
          <w:rFonts w:hint="eastAsia"/>
        </w:rPr>
        <w:t>电子邮件</w:t>
      </w:r>
    </w:p>
    <w:p w14:paraId="7B9482C5" w14:textId="3DEB1A64" w:rsidR="00F50C87" w:rsidRDefault="00F50C87" w:rsidP="00F50C87">
      <w:pPr>
        <w:ind w:firstLine="420"/>
      </w:pPr>
      <w:r>
        <w:rPr>
          <w:rFonts w:hint="eastAsia"/>
        </w:rPr>
        <w:t>2</w:t>
      </w:r>
      <w:r>
        <w:t>.</w:t>
      </w:r>
      <w:r>
        <w:tab/>
      </w:r>
      <w:r>
        <w:rPr>
          <w:rFonts w:hint="eastAsia"/>
        </w:rPr>
        <w:t>微信</w:t>
      </w:r>
    </w:p>
    <w:p w14:paraId="0B69C65E" w14:textId="7F60428B" w:rsidR="00F50C87" w:rsidRDefault="00F50C87" w:rsidP="00F50C87">
      <w:pPr>
        <w:ind w:firstLine="420"/>
      </w:pPr>
      <w:r>
        <w:rPr>
          <w:rFonts w:hint="eastAsia"/>
        </w:rPr>
        <w:t>3</w:t>
      </w:r>
      <w:r>
        <w:t>.</w:t>
      </w:r>
      <w:r>
        <w:tab/>
      </w:r>
      <w:r>
        <w:t>讨论与访谈</w:t>
      </w:r>
    </w:p>
    <w:p w14:paraId="384688F1" w14:textId="77777777" w:rsidR="00F50C87" w:rsidRPr="00F50C87" w:rsidRDefault="00F50C87" w:rsidP="00F50C87"/>
    <w:p w14:paraId="2C8AA680" w14:textId="756D4965" w:rsidR="00CA4681" w:rsidRDefault="00CA4681" w:rsidP="00D46756">
      <w:pPr>
        <w:pStyle w:val="4"/>
      </w:pPr>
      <w:r>
        <w:tab/>
      </w:r>
      <w:r>
        <w:tab/>
      </w:r>
      <w:r w:rsidR="004C1912">
        <w:t>8</w:t>
      </w:r>
      <w:r>
        <w:rPr>
          <w:rFonts w:hint="eastAsia"/>
        </w:rPr>
        <w:t>.2.3</w:t>
      </w:r>
      <w:r>
        <w:rPr>
          <w:rFonts w:hint="eastAsia"/>
        </w:rPr>
        <w:t>与客户沟通的主要人员</w:t>
      </w:r>
    </w:p>
    <w:p w14:paraId="3F7A66C1" w14:textId="236AA86A" w:rsidR="00F50C87" w:rsidRDefault="00F50C87" w:rsidP="00F50C87">
      <w:pPr>
        <w:ind w:left="840"/>
      </w:pPr>
      <w:r>
        <w:rPr>
          <w:rFonts w:hint="eastAsia"/>
        </w:rPr>
        <w:t>负责人：陈妍蓝（项目经理）</w:t>
      </w:r>
    </w:p>
    <w:p w14:paraId="55C4BFA5" w14:textId="2AE2000F" w:rsidR="00F50C87" w:rsidRPr="00A16DDB" w:rsidRDefault="00F50C87" w:rsidP="00F50C87">
      <w:pPr>
        <w:ind w:left="840"/>
      </w:pPr>
      <w:r>
        <w:rPr>
          <w:rFonts w:hint="eastAsia"/>
        </w:rPr>
        <w:t>参与人：陈遵义，郑巧雁，张琪，宋翼虎</w:t>
      </w:r>
    </w:p>
    <w:p w14:paraId="669D66B7" w14:textId="77777777" w:rsidR="00F50C87" w:rsidRPr="00F50C87" w:rsidRDefault="00F50C87" w:rsidP="00F50C87"/>
    <w:p w14:paraId="51F3A73B" w14:textId="79D6518E" w:rsidR="00CA4681" w:rsidRDefault="004C1912" w:rsidP="00D46756">
      <w:pPr>
        <w:pStyle w:val="4"/>
        <w:ind w:left="420" w:firstLine="420"/>
      </w:pPr>
      <w:r>
        <w:t>8</w:t>
      </w:r>
      <w:r w:rsidR="00CA4681">
        <w:rPr>
          <w:rFonts w:hint="eastAsia"/>
        </w:rPr>
        <w:t>.2.4</w:t>
      </w:r>
      <w:r w:rsidR="00CA4681">
        <w:rPr>
          <w:rFonts w:hint="eastAsia"/>
        </w:rPr>
        <w:t>访谈细节人员安排</w:t>
      </w:r>
    </w:p>
    <w:p w14:paraId="41FF9D66" w14:textId="77777777" w:rsidR="00F50C87" w:rsidRPr="00B64CC5" w:rsidRDefault="00F50C87" w:rsidP="00F50C87">
      <w:pPr>
        <w:ind w:left="420" w:firstLine="420"/>
      </w:pPr>
      <w:r>
        <w:rPr>
          <w:rFonts w:hint="eastAsia"/>
        </w:rPr>
        <w:t>访谈前准备：根据上一轮需求构建原型，列出遇到的问题以便在访谈会议中列出</w:t>
      </w:r>
    </w:p>
    <w:p w14:paraId="06461ABD" w14:textId="2015CEEA" w:rsidR="00F50C87" w:rsidRDefault="00F50C87" w:rsidP="00F50C87">
      <w:pPr>
        <w:ind w:left="420" w:firstLineChars="200" w:firstLine="420"/>
      </w:pPr>
      <w:r>
        <w:rPr>
          <w:rFonts w:hint="eastAsia"/>
        </w:rPr>
        <w:t>组织人：陈妍蓝（项目经理）</w:t>
      </w:r>
    </w:p>
    <w:p w14:paraId="4A7C7F7B" w14:textId="77777777" w:rsidR="00F50C87" w:rsidRDefault="00F50C87" w:rsidP="00F50C87">
      <w:pPr>
        <w:ind w:left="420" w:firstLineChars="200" w:firstLine="420"/>
      </w:pPr>
      <w:r>
        <w:rPr>
          <w:rFonts w:hint="eastAsia"/>
        </w:rPr>
        <w:t>地点：与客户代表沟通后确定</w:t>
      </w:r>
    </w:p>
    <w:p w14:paraId="25335BB7" w14:textId="77777777" w:rsidR="00F50C87" w:rsidRPr="005F1D16" w:rsidRDefault="00F50C87" w:rsidP="00F50C87">
      <w:pPr>
        <w:ind w:left="420" w:firstLineChars="200" w:firstLine="420"/>
      </w:pPr>
      <w:r>
        <w:rPr>
          <w:rFonts w:hint="eastAsia"/>
        </w:rPr>
        <w:t>时间：与客户代表沟通后确定</w:t>
      </w:r>
    </w:p>
    <w:p w14:paraId="3E5240A4" w14:textId="5301F412" w:rsidR="00F50C87" w:rsidRDefault="00F50C87" w:rsidP="00F50C87">
      <w:pPr>
        <w:ind w:left="420" w:firstLineChars="200" w:firstLine="420"/>
      </w:pPr>
      <w:r>
        <w:rPr>
          <w:rFonts w:hint="eastAsia"/>
        </w:rPr>
        <w:t>记录人：张琪</w:t>
      </w:r>
    </w:p>
    <w:p w14:paraId="1B2DAAD6" w14:textId="03E54FCF" w:rsidR="00F50C87" w:rsidRPr="00F50C87" w:rsidRDefault="00F50C87" w:rsidP="00C35258">
      <w:pPr>
        <w:ind w:left="420" w:firstLine="420"/>
      </w:pPr>
      <w:r>
        <w:rPr>
          <w:rFonts w:hint="eastAsia"/>
        </w:rPr>
        <w:t>录音人：</w:t>
      </w:r>
      <w:r w:rsidR="00C35258">
        <w:rPr>
          <w:rFonts w:hint="eastAsia"/>
        </w:rPr>
        <w:t>张琪</w:t>
      </w:r>
    </w:p>
    <w:p w14:paraId="7A5301B1" w14:textId="6043EF3B" w:rsidR="00CA4681" w:rsidRDefault="004C1912" w:rsidP="00CA4681">
      <w:pPr>
        <w:pStyle w:val="2"/>
        <w:ind w:left="420"/>
      </w:pPr>
      <w:bookmarkStart w:id="74" w:name="_Toc531382774"/>
      <w:r>
        <w:t>8</w:t>
      </w:r>
      <w:r w:rsidR="00CA4681">
        <w:rPr>
          <w:rFonts w:hint="eastAsia"/>
        </w:rPr>
        <w:t>.3G</w:t>
      </w:r>
      <w:r w:rsidR="00CA4681">
        <w:t>18</w:t>
      </w:r>
      <w:r w:rsidR="00CA4681">
        <w:rPr>
          <w:rFonts w:hint="eastAsia"/>
        </w:rPr>
        <w:t>小组内部沟通计划</w:t>
      </w:r>
      <w:bookmarkEnd w:id="74"/>
    </w:p>
    <w:p w14:paraId="7ACA3443" w14:textId="39AED017" w:rsidR="002B7085" w:rsidRDefault="00CA4681" w:rsidP="002B7085">
      <w:pPr>
        <w:pStyle w:val="4"/>
      </w:pPr>
      <w:r>
        <w:tab/>
      </w:r>
      <w:r>
        <w:tab/>
      </w:r>
      <w:r w:rsidR="004C1912">
        <w:t>8</w:t>
      </w:r>
      <w:r>
        <w:rPr>
          <w:rFonts w:hint="eastAsia"/>
        </w:rPr>
        <w:t>.3.1</w:t>
      </w:r>
      <w:r>
        <w:rPr>
          <w:rFonts w:hint="eastAsia"/>
        </w:rPr>
        <w:t>沟通目的</w:t>
      </w:r>
    </w:p>
    <w:p w14:paraId="3CBE80B2" w14:textId="64D35EBF" w:rsidR="002B7085" w:rsidRDefault="002B7085" w:rsidP="002B7085">
      <w:pPr>
        <w:ind w:firstLine="420"/>
      </w:pPr>
      <w:r>
        <w:rPr>
          <w:rFonts w:hint="eastAsia"/>
        </w:rPr>
        <w:t>1</w:t>
      </w:r>
      <w:r w:rsidR="00F50C87">
        <w:rPr>
          <w:rFonts w:hint="eastAsia"/>
        </w:rPr>
        <w:t>.</w:t>
      </w:r>
      <w:r w:rsidR="00F50C87">
        <w:tab/>
      </w:r>
      <w:r>
        <w:rPr>
          <w:rFonts w:hint="eastAsia"/>
        </w:rPr>
        <w:t>明确每周任务，总结每周出现的问题并提出修改意见。</w:t>
      </w:r>
    </w:p>
    <w:p w14:paraId="735BFF02" w14:textId="1BE6B9E7" w:rsidR="002B7085" w:rsidRPr="00A16DDB" w:rsidRDefault="002B7085" w:rsidP="002B7085">
      <w:pPr>
        <w:ind w:firstLine="420"/>
      </w:pPr>
      <w:r>
        <w:rPr>
          <w:rFonts w:hint="eastAsia"/>
        </w:rPr>
        <w:t>2</w:t>
      </w:r>
      <w:r w:rsidR="00F50C87">
        <w:rPr>
          <w:rFonts w:hint="eastAsia"/>
        </w:rPr>
        <w:t>.</w:t>
      </w:r>
      <w:r w:rsidR="00F50C87">
        <w:tab/>
      </w:r>
      <w:r>
        <w:rPr>
          <w:rFonts w:hint="eastAsia"/>
        </w:rPr>
        <w:t>开发小组成员每个人必须明确每周的需求，并积极参与到需求过程中。</w:t>
      </w:r>
    </w:p>
    <w:p w14:paraId="7D88AC00" w14:textId="663B8EC6" w:rsidR="002B7085" w:rsidRDefault="002B7085" w:rsidP="002B7085">
      <w:pPr>
        <w:pStyle w:val="4"/>
      </w:pPr>
      <w:r>
        <w:tab/>
      </w:r>
      <w:r>
        <w:tab/>
      </w:r>
      <w:r w:rsidR="004C1912">
        <w:t>8</w:t>
      </w:r>
      <w:r>
        <w:rPr>
          <w:rFonts w:hint="eastAsia"/>
        </w:rPr>
        <w:t>.3.2</w:t>
      </w:r>
      <w:r>
        <w:rPr>
          <w:rFonts w:hint="eastAsia"/>
        </w:rPr>
        <w:t>沟通方式</w:t>
      </w:r>
    </w:p>
    <w:p w14:paraId="62D70685" w14:textId="580DCB6A" w:rsidR="002B7085" w:rsidRDefault="002B7085" w:rsidP="002B7085">
      <w:pPr>
        <w:ind w:firstLine="420"/>
      </w:pPr>
      <w:r>
        <w:rPr>
          <w:rFonts w:hint="eastAsia"/>
        </w:rPr>
        <w:t>1</w:t>
      </w:r>
      <w:r w:rsidR="00F50C87">
        <w:rPr>
          <w:rFonts w:hint="eastAsia"/>
        </w:rPr>
        <w:t>.</w:t>
      </w:r>
      <w:r w:rsidR="00F50C87">
        <w:tab/>
      </w:r>
      <w:r>
        <w:rPr>
          <w:rFonts w:hint="eastAsia"/>
        </w:rPr>
        <w:t>全组参与的小组会议，由</w:t>
      </w:r>
      <w:r w:rsidR="00774AE5">
        <w:rPr>
          <w:rFonts w:hint="eastAsia"/>
        </w:rPr>
        <w:t>项目经理</w:t>
      </w:r>
      <w:r>
        <w:rPr>
          <w:rFonts w:hint="eastAsia"/>
        </w:rPr>
        <w:t>主持</w:t>
      </w:r>
    </w:p>
    <w:p w14:paraId="6E2210C1" w14:textId="6B165FB9" w:rsidR="002B7085" w:rsidRPr="00C76BBF" w:rsidRDefault="002B7085" w:rsidP="002B7085">
      <w:pPr>
        <w:ind w:firstLine="420"/>
      </w:pPr>
      <w:r>
        <w:rPr>
          <w:rFonts w:hint="eastAsia"/>
        </w:rPr>
        <w:t>2</w:t>
      </w:r>
      <w:r w:rsidR="00F50C87">
        <w:t>.</w:t>
      </w:r>
      <w:r w:rsidR="00F50C87">
        <w:tab/>
      </w:r>
      <w:proofErr w:type="gramStart"/>
      <w:r>
        <w:rPr>
          <w:rFonts w:hint="eastAsia"/>
        </w:rPr>
        <w:t>微信群</w:t>
      </w:r>
      <w:proofErr w:type="gramEnd"/>
      <w:r>
        <w:rPr>
          <w:rFonts w:hint="eastAsia"/>
        </w:rPr>
        <w:t>中交流讨论</w:t>
      </w:r>
    </w:p>
    <w:p w14:paraId="000436FF" w14:textId="77777777" w:rsidR="002B7085" w:rsidRPr="002B7085" w:rsidRDefault="002B7085" w:rsidP="002B7085"/>
    <w:p w14:paraId="4E185E03" w14:textId="78BF540E" w:rsidR="00CA4681" w:rsidRDefault="004C1912" w:rsidP="00D46756">
      <w:pPr>
        <w:pStyle w:val="4"/>
        <w:ind w:left="420" w:firstLine="420"/>
      </w:pPr>
      <w:r>
        <w:t>8</w:t>
      </w:r>
      <w:r w:rsidR="00CA4681">
        <w:rPr>
          <w:rFonts w:hint="eastAsia"/>
        </w:rPr>
        <w:t>.3.3</w:t>
      </w:r>
      <w:r w:rsidR="00CA4681">
        <w:rPr>
          <w:rFonts w:hint="eastAsia"/>
        </w:rPr>
        <w:t>小组会议安排</w:t>
      </w:r>
    </w:p>
    <w:p w14:paraId="3122236A" w14:textId="71A5C7F5" w:rsidR="002B7085" w:rsidRDefault="002B7085" w:rsidP="002B7085">
      <w:pPr>
        <w:ind w:left="840"/>
      </w:pPr>
      <w:r>
        <w:rPr>
          <w:rFonts w:hint="eastAsia"/>
        </w:rPr>
        <w:t>组织人：陈妍蓝（项目经理）</w:t>
      </w:r>
    </w:p>
    <w:p w14:paraId="40AD1923" w14:textId="77777777" w:rsidR="00774AE5" w:rsidRDefault="002B7085" w:rsidP="002B7085">
      <w:pPr>
        <w:ind w:left="840"/>
      </w:pPr>
      <w:r>
        <w:rPr>
          <w:rFonts w:hint="eastAsia"/>
        </w:rPr>
        <w:t>主持人：</w:t>
      </w:r>
      <w:r w:rsidR="00774AE5">
        <w:rPr>
          <w:rFonts w:hint="eastAsia"/>
        </w:rPr>
        <w:t>陈妍蓝（项目经理）</w:t>
      </w:r>
    </w:p>
    <w:p w14:paraId="1AC6E0A7" w14:textId="23C96C5B" w:rsidR="002B7085" w:rsidRDefault="002B7085" w:rsidP="002B7085">
      <w:pPr>
        <w:ind w:left="840"/>
      </w:pPr>
      <w:r>
        <w:rPr>
          <w:rFonts w:hint="eastAsia"/>
        </w:rPr>
        <w:t>会议地点：图书馆一</w:t>
      </w:r>
      <w:proofErr w:type="gramStart"/>
      <w:r>
        <w:rPr>
          <w:rFonts w:hint="eastAsia"/>
        </w:rPr>
        <w:t>楼讨论室</w:t>
      </w:r>
      <w:r w:rsidR="005F7E3E">
        <w:rPr>
          <w:rFonts w:hint="eastAsia"/>
        </w:rPr>
        <w:t>和理四</w:t>
      </w:r>
      <w:proofErr w:type="gramEnd"/>
      <w:r w:rsidR="005F7E3E">
        <w:rPr>
          <w:rFonts w:hint="eastAsia"/>
        </w:rPr>
        <w:t>大厅</w:t>
      </w:r>
    </w:p>
    <w:p w14:paraId="3A30AC00" w14:textId="514EA286" w:rsidR="002B6AF6" w:rsidRDefault="002B7085" w:rsidP="002B6AF6">
      <w:pPr>
        <w:ind w:left="840"/>
      </w:pPr>
      <w:r>
        <w:rPr>
          <w:rFonts w:hint="eastAsia"/>
        </w:rPr>
        <w:t>会议时间：每周固定例会周五晚上</w:t>
      </w:r>
      <w:r w:rsidR="00953666">
        <w:rPr>
          <w:rFonts w:hint="eastAsia"/>
        </w:rPr>
        <w:t>1</w:t>
      </w:r>
      <w:r w:rsidR="00953666">
        <w:t>8</w:t>
      </w:r>
      <w:r w:rsidR="00953666">
        <w:rPr>
          <w:rFonts w:hint="eastAsia"/>
        </w:rPr>
        <w:t>:</w:t>
      </w:r>
      <w:r w:rsidR="00953666">
        <w:t>30</w:t>
      </w:r>
      <w:r w:rsidR="002B6AF6">
        <w:rPr>
          <w:rFonts w:hint="eastAsia"/>
        </w:rPr>
        <w:t>和临时会议</w:t>
      </w:r>
    </w:p>
    <w:p w14:paraId="0A397701" w14:textId="0BCD9B97" w:rsidR="002B7085" w:rsidRDefault="002B7085" w:rsidP="002B7085">
      <w:pPr>
        <w:ind w:left="840"/>
      </w:pPr>
      <w:r>
        <w:rPr>
          <w:rFonts w:hint="eastAsia"/>
        </w:rPr>
        <w:t>会议参与人：郑巧雁，张琪，宋翼虎，陈妍蓝，陈遵义</w:t>
      </w:r>
    </w:p>
    <w:p w14:paraId="59972998" w14:textId="18984467" w:rsidR="002B7085" w:rsidRDefault="002B7085" w:rsidP="002B7085">
      <w:pPr>
        <w:ind w:left="840"/>
      </w:pPr>
      <w:r>
        <w:rPr>
          <w:rFonts w:hint="eastAsia"/>
        </w:rPr>
        <w:t>会议记录人：张琪</w:t>
      </w:r>
    </w:p>
    <w:p w14:paraId="172389F5" w14:textId="3C5166B6" w:rsidR="002B7085" w:rsidRPr="003A724C" w:rsidRDefault="002B7085" w:rsidP="002B7085">
      <w:pPr>
        <w:ind w:left="840"/>
      </w:pPr>
      <w:r>
        <w:rPr>
          <w:rFonts w:hint="eastAsia"/>
        </w:rPr>
        <w:t>会议录音人：张琪</w:t>
      </w:r>
    </w:p>
    <w:p w14:paraId="03320623" w14:textId="45B3B989" w:rsidR="002B7085" w:rsidRDefault="004C1912" w:rsidP="004C1912">
      <w:pPr>
        <w:pStyle w:val="1"/>
      </w:pPr>
      <w:bookmarkStart w:id="75" w:name="_Toc531382775"/>
      <w:r>
        <w:rPr>
          <w:rFonts w:hint="eastAsia"/>
        </w:rPr>
        <w:t>9</w:t>
      </w:r>
      <w:r>
        <w:t xml:space="preserve"> </w:t>
      </w:r>
      <w:r>
        <w:rPr>
          <w:rFonts w:hint="eastAsia"/>
        </w:rPr>
        <w:t>采购管理计划</w:t>
      </w:r>
      <w:bookmarkEnd w:id="75"/>
    </w:p>
    <w:p w14:paraId="1AE1A8F8" w14:textId="3DDF3A9F" w:rsidR="004C1912" w:rsidRPr="004C1912" w:rsidRDefault="004C1912" w:rsidP="004C1912">
      <w:r>
        <w:tab/>
      </w:r>
      <w:r>
        <w:rPr>
          <w:rFonts w:hint="eastAsia"/>
          <w:sz w:val="24"/>
        </w:rPr>
        <w:t>因本项目主要是体验项目开发过程，目前还未涉及到采购管理方面，如以后有需要，在进行修改。</w:t>
      </w:r>
    </w:p>
    <w:p w14:paraId="6A086C43" w14:textId="2D8B06DA" w:rsidR="00CA4681" w:rsidRDefault="004C1912" w:rsidP="00CA4681">
      <w:pPr>
        <w:pStyle w:val="1"/>
      </w:pPr>
      <w:bookmarkStart w:id="76" w:name="_Toc531382776"/>
      <w:r>
        <w:t>10</w:t>
      </w:r>
      <w:r w:rsidR="00CA4681">
        <w:rPr>
          <w:rFonts w:hint="eastAsia"/>
        </w:rPr>
        <w:t>.</w:t>
      </w:r>
      <w:r w:rsidR="00CA4681">
        <w:rPr>
          <w:rFonts w:hint="eastAsia"/>
        </w:rPr>
        <w:t>风险管理计划</w:t>
      </w:r>
      <w:bookmarkEnd w:id="76"/>
    </w:p>
    <w:p w14:paraId="2A50259A" w14:textId="34DBCE53" w:rsidR="00CA4681" w:rsidRDefault="004C1912" w:rsidP="00CA4681">
      <w:pPr>
        <w:pStyle w:val="2"/>
        <w:ind w:firstLine="420"/>
      </w:pPr>
      <w:bookmarkStart w:id="77" w:name="_Toc531382777"/>
      <w:r>
        <w:t>10</w:t>
      </w:r>
      <w:r w:rsidR="00CA4681">
        <w:rPr>
          <w:rFonts w:hint="eastAsia"/>
        </w:rPr>
        <w:t>.1</w:t>
      </w:r>
      <w:r w:rsidR="00CA4681">
        <w:rPr>
          <w:rFonts w:hint="eastAsia"/>
        </w:rPr>
        <w:t>风险评估</w:t>
      </w:r>
      <w:bookmarkEnd w:id="77"/>
    </w:p>
    <w:p w14:paraId="2C0F141C" w14:textId="5E67CD36" w:rsidR="00743932" w:rsidRDefault="00CA4681" w:rsidP="00743932">
      <w:pPr>
        <w:pStyle w:val="3"/>
      </w:pPr>
      <w:r>
        <w:tab/>
      </w:r>
      <w:r>
        <w:tab/>
      </w:r>
      <w:bookmarkStart w:id="78" w:name="_Toc531382778"/>
      <w:r w:rsidR="004C1912">
        <w:t>10</w:t>
      </w:r>
      <w:r>
        <w:rPr>
          <w:rFonts w:hint="eastAsia"/>
        </w:rPr>
        <w:t>.1.1</w:t>
      </w:r>
      <w:r>
        <w:rPr>
          <w:rFonts w:hint="eastAsia"/>
        </w:rPr>
        <w:t>过程方面的问题</w:t>
      </w:r>
      <w:bookmarkEnd w:id="78"/>
    </w:p>
    <w:p w14:paraId="1BBFE4D6" w14:textId="7BB9DEF3"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1</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需求过程和文档模板不一致，导致需求过程无效</w:t>
      </w:r>
    </w:p>
    <w:p w14:paraId="2BBA98FF" w14:textId="5915B296"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2</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承担分析任务的人对需求功能理解不清晰，不清楚如何分析任务</w:t>
      </w:r>
    </w:p>
    <w:p w14:paraId="308C2B68" w14:textId="711898CE" w:rsidR="00743932" w:rsidRDefault="00743932" w:rsidP="002B7085">
      <w:pPr>
        <w:ind w:firstLine="420"/>
        <w:rPr>
          <w:rFonts w:ascii="Calibri" w:eastAsia="宋体" w:hAnsi="Calibri" w:cs="Times New Roman"/>
        </w:rPr>
      </w:pPr>
      <w:r w:rsidRPr="00743932">
        <w:rPr>
          <w:rFonts w:ascii="Calibri" w:eastAsia="宋体" w:hAnsi="Calibri" w:cs="Times New Roman" w:hint="eastAsia"/>
        </w:rPr>
        <w:t>3</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需求管理工具使用不熟悉</w:t>
      </w:r>
    </w:p>
    <w:p w14:paraId="3AEBA209" w14:textId="77777777" w:rsidR="002B7085" w:rsidRPr="00743932" w:rsidRDefault="002B7085" w:rsidP="002B7085">
      <w:pPr>
        <w:ind w:firstLine="420"/>
        <w:rPr>
          <w:rFonts w:ascii="Calibri" w:eastAsia="宋体" w:hAnsi="Calibri" w:cs="Times New Roman"/>
        </w:rPr>
      </w:pPr>
    </w:p>
    <w:p w14:paraId="4AB8FC2C" w14:textId="0326723C" w:rsidR="00CA4681" w:rsidRDefault="00CA4681" w:rsidP="00CA4681">
      <w:pPr>
        <w:pStyle w:val="3"/>
      </w:pPr>
      <w:r>
        <w:tab/>
      </w:r>
      <w:r>
        <w:tab/>
      </w:r>
      <w:bookmarkStart w:id="79" w:name="_Toc531382779"/>
      <w:r w:rsidR="004C1912">
        <w:t>10</w:t>
      </w:r>
      <w:r>
        <w:rPr>
          <w:rFonts w:hint="eastAsia"/>
        </w:rPr>
        <w:t>.1.2</w:t>
      </w:r>
      <w:r>
        <w:rPr>
          <w:rFonts w:hint="eastAsia"/>
        </w:rPr>
        <w:t>规划方面问题</w:t>
      </w:r>
      <w:bookmarkEnd w:id="79"/>
    </w:p>
    <w:p w14:paraId="5F08FF97" w14:textId="7054A90D"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1</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需求不完整，需求详细程度不够</w:t>
      </w:r>
    </w:p>
    <w:p w14:paraId="77423FC9" w14:textId="6D6DC949"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2</w:t>
      </w:r>
      <w:r w:rsidR="00F50C87">
        <w:rPr>
          <w:rFonts w:ascii="Calibri" w:eastAsia="宋体" w:hAnsi="Calibri" w:cs="Times New Roman"/>
        </w:rPr>
        <w:t>.</w:t>
      </w:r>
      <w:r w:rsidRPr="00743932">
        <w:rPr>
          <w:rFonts w:ascii="Calibri" w:eastAsia="宋体" w:hAnsi="Calibri" w:cs="Times New Roman" w:hint="eastAsia"/>
        </w:rPr>
        <w:tab/>
      </w:r>
      <w:r w:rsidRPr="00743932">
        <w:rPr>
          <w:rFonts w:ascii="Calibri" w:eastAsia="宋体" w:hAnsi="Calibri" w:cs="Times New Roman" w:hint="eastAsia"/>
        </w:rPr>
        <w:t>需求工作的分配存在问题，多个人完成相同的需求活动</w:t>
      </w:r>
    </w:p>
    <w:p w14:paraId="57C90916" w14:textId="64D5DF62" w:rsidR="00743932" w:rsidRDefault="00743932" w:rsidP="002B7085">
      <w:pPr>
        <w:ind w:left="836" w:hanging="416"/>
        <w:rPr>
          <w:rFonts w:ascii="Calibri" w:eastAsia="宋体" w:hAnsi="Calibri" w:cs="Times New Roman"/>
        </w:rPr>
      </w:pPr>
      <w:r w:rsidRPr="00743932">
        <w:rPr>
          <w:rFonts w:ascii="Calibri" w:eastAsia="宋体" w:hAnsi="Calibri" w:cs="Times New Roman" w:hint="eastAsia"/>
        </w:rPr>
        <w:t>3</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在可以用的时间和资源约束下，所规划的需求超出了所能实现的需求或没有完成既定的需求</w:t>
      </w:r>
    </w:p>
    <w:p w14:paraId="21846EC1" w14:textId="012CB74A" w:rsidR="003D7994" w:rsidRDefault="004C1912" w:rsidP="003D7994">
      <w:pPr>
        <w:pStyle w:val="3"/>
        <w:ind w:left="420" w:firstLine="420"/>
      </w:pPr>
      <w:bookmarkStart w:id="80" w:name="_Toc531382780"/>
      <w:r>
        <w:t>10</w:t>
      </w:r>
      <w:r w:rsidR="003D7994">
        <w:rPr>
          <w:rFonts w:hint="eastAsia"/>
        </w:rPr>
        <w:t>.1.3</w:t>
      </w:r>
      <w:r w:rsidR="003D7994">
        <w:rPr>
          <w:rFonts w:hint="eastAsia"/>
        </w:rPr>
        <w:t>交流方面</w:t>
      </w:r>
      <w:bookmarkEnd w:id="80"/>
    </w:p>
    <w:p w14:paraId="5A2BBF66" w14:textId="669838B6" w:rsidR="003D7994" w:rsidRDefault="003D7994" w:rsidP="002B7085">
      <w:pPr>
        <w:ind w:firstLine="420"/>
      </w:pPr>
      <w:r>
        <w:rPr>
          <w:rFonts w:hint="eastAsia"/>
        </w:rPr>
        <w:t>1</w:t>
      </w:r>
      <w:r w:rsidR="00F50C87">
        <w:rPr>
          <w:rFonts w:hint="eastAsia"/>
        </w:rPr>
        <w:t>.</w:t>
      </w:r>
      <w:r>
        <w:rPr>
          <w:rFonts w:hint="eastAsia"/>
        </w:rPr>
        <w:tab/>
      </w:r>
      <w:r>
        <w:rPr>
          <w:rFonts w:hint="eastAsia"/>
        </w:rPr>
        <w:t>访谈之前制定的问题不具有代表性</w:t>
      </w:r>
    </w:p>
    <w:p w14:paraId="5B5A98ED" w14:textId="2A08E0D1" w:rsidR="003D7994" w:rsidRDefault="003D7994" w:rsidP="002B7085">
      <w:pPr>
        <w:ind w:firstLine="420"/>
      </w:pPr>
      <w:r>
        <w:rPr>
          <w:rFonts w:hint="eastAsia"/>
        </w:rPr>
        <w:t>2</w:t>
      </w:r>
      <w:r w:rsidR="00F50C87">
        <w:rPr>
          <w:rFonts w:hint="eastAsia"/>
        </w:rPr>
        <w:t>.</w:t>
      </w:r>
      <w:r>
        <w:rPr>
          <w:rFonts w:hint="eastAsia"/>
        </w:rPr>
        <w:tab/>
      </w:r>
      <w:r>
        <w:rPr>
          <w:rFonts w:hint="eastAsia"/>
        </w:rPr>
        <w:t>访谈过程记录、跟踪出现遗漏</w:t>
      </w:r>
    </w:p>
    <w:p w14:paraId="3DA99304" w14:textId="491B2F9D" w:rsidR="003D7994" w:rsidRDefault="003D7994" w:rsidP="002B7085">
      <w:pPr>
        <w:ind w:firstLine="420"/>
      </w:pPr>
      <w:r>
        <w:rPr>
          <w:rFonts w:hint="eastAsia"/>
        </w:rPr>
        <w:t>3</w:t>
      </w:r>
      <w:r w:rsidR="00F50C87">
        <w:t>.</w:t>
      </w:r>
      <w:r>
        <w:rPr>
          <w:rFonts w:hint="eastAsia"/>
        </w:rPr>
        <w:tab/>
      </w:r>
      <w:r>
        <w:rPr>
          <w:rFonts w:hint="eastAsia"/>
        </w:rPr>
        <w:t>项目参与者没有统一使用的词汇</w:t>
      </w:r>
    </w:p>
    <w:p w14:paraId="669A783E" w14:textId="75DAF87D" w:rsidR="003D7994" w:rsidRDefault="003D7994" w:rsidP="003D7994">
      <w:pPr>
        <w:pStyle w:val="3"/>
      </w:pPr>
      <w:r>
        <w:tab/>
      </w:r>
      <w:r>
        <w:tab/>
      </w:r>
      <w:bookmarkStart w:id="81" w:name="_Toc531382781"/>
      <w:r w:rsidR="004C1912">
        <w:t>10</w:t>
      </w:r>
      <w:r>
        <w:rPr>
          <w:rFonts w:hint="eastAsia"/>
        </w:rPr>
        <w:t>.1.4</w:t>
      </w:r>
      <w:r>
        <w:rPr>
          <w:rFonts w:hint="eastAsia"/>
        </w:rPr>
        <w:t>需求获取方面的风险</w:t>
      </w:r>
      <w:bookmarkEnd w:id="81"/>
    </w:p>
    <w:p w14:paraId="59C6E452" w14:textId="3D86B03A" w:rsidR="003D7994" w:rsidRDefault="003D7994" w:rsidP="003D7994">
      <w:pPr>
        <w:ind w:leftChars="100" w:left="210"/>
      </w:pPr>
      <w:r>
        <w:rPr>
          <w:rFonts w:hint="eastAsia"/>
        </w:rPr>
        <w:t>1</w:t>
      </w:r>
      <w:r w:rsidR="00F50C87">
        <w:rPr>
          <w:rFonts w:hint="eastAsia"/>
        </w:rPr>
        <w:t>.</w:t>
      </w:r>
      <w:r w:rsidR="00F50C87">
        <w:tab/>
      </w:r>
      <w:r>
        <w:rPr>
          <w:rFonts w:hint="eastAsia"/>
        </w:rPr>
        <w:tab/>
      </w:r>
      <w:r>
        <w:rPr>
          <w:rFonts w:hint="eastAsia"/>
        </w:rPr>
        <w:t>客户参与程度不高，开发人员对要实现的东西做了许多猜测</w:t>
      </w:r>
    </w:p>
    <w:p w14:paraId="3E320B09" w14:textId="73236806" w:rsidR="003D7994" w:rsidRDefault="003D7994" w:rsidP="003D7994">
      <w:pPr>
        <w:ind w:leftChars="100" w:left="210"/>
      </w:pPr>
      <w:r>
        <w:rPr>
          <w:rFonts w:hint="eastAsia"/>
        </w:rPr>
        <w:t>2</w:t>
      </w:r>
      <w:r w:rsidR="00F50C87">
        <w:rPr>
          <w:rFonts w:hint="eastAsia"/>
        </w:rPr>
        <w:t>.</w:t>
      </w:r>
      <w:r>
        <w:rPr>
          <w:rFonts w:hint="eastAsia"/>
        </w:rPr>
        <w:tab/>
      </w:r>
      <w:r w:rsidR="00F50C87">
        <w:tab/>
      </w:r>
      <w:r>
        <w:rPr>
          <w:rFonts w:hint="eastAsia"/>
        </w:rPr>
        <w:t>客户对产品需求意见不一致</w:t>
      </w:r>
    </w:p>
    <w:p w14:paraId="20DE2BAB" w14:textId="305AAEE8" w:rsidR="003D7994" w:rsidRDefault="003D7994" w:rsidP="003D7994">
      <w:pPr>
        <w:ind w:leftChars="100" w:left="210"/>
      </w:pPr>
      <w:r>
        <w:rPr>
          <w:rFonts w:hint="eastAsia"/>
        </w:rPr>
        <w:t>3</w:t>
      </w:r>
      <w:r w:rsidR="00F50C87">
        <w:rPr>
          <w:rFonts w:hint="eastAsia"/>
        </w:rPr>
        <w:t>.</w:t>
      </w:r>
      <w:r>
        <w:rPr>
          <w:rFonts w:hint="eastAsia"/>
        </w:rPr>
        <w:tab/>
      </w:r>
      <w:r w:rsidR="00F50C87">
        <w:tab/>
      </w:r>
      <w:r>
        <w:rPr>
          <w:rFonts w:hint="eastAsia"/>
        </w:rPr>
        <w:t>用户不能明确定义他们的需求</w:t>
      </w:r>
    </w:p>
    <w:p w14:paraId="063DF8F8" w14:textId="21F4D685" w:rsidR="003D7994" w:rsidRDefault="003D7994" w:rsidP="003D7994">
      <w:pPr>
        <w:ind w:leftChars="100" w:left="210"/>
      </w:pPr>
      <w:r>
        <w:rPr>
          <w:rFonts w:hint="eastAsia"/>
        </w:rPr>
        <w:t>4</w:t>
      </w:r>
      <w:r w:rsidR="00F50C87">
        <w:rPr>
          <w:rFonts w:hint="eastAsia"/>
        </w:rPr>
        <w:t>.</w:t>
      </w:r>
      <w:r>
        <w:rPr>
          <w:rFonts w:hint="eastAsia"/>
        </w:rPr>
        <w:tab/>
      </w:r>
      <w:r w:rsidR="00F50C87">
        <w:tab/>
      </w:r>
      <w:r>
        <w:rPr>
          <w:rFonts w:hint="eastAsia"/>
        </w:rPr>
        <w:t>遗漏了必要的需求</w:t>
      </w:r>
    </w:p>
    <w:p w14:paraId="508A6EF9" w14:textId="43AFFC10" w:rsidR="003D7994" w:rsidRDefault="003D7994" w:rsidP="003D7994">
      <w:pPr>
        <w:pStyle w:val="3"/>
      </w:pPr>
      <w:r>
        <w:tab/>
      </w:r>
      <w:r>
        <w:tab/>
      </w:r>
      <w:bookmarkStart w:id="82" w:name="_Toc531382782"/>
      <w:r w:rsidR="004C1912">
        <w:t>10</w:t>
      </w:r>
      <w:r>
        <w:rPr>
          <w:rFonts w:hint="eastAsia"/>
        </w:rPr>
        <w:t>.1</w:t>
      </w:r>
      <w:r>
        <w:t>.5</w:t>
      </w:r>
      <w:r>
        <w:rPr>
          <w:rFonts w:hint="eastAsia"/>
        </w:rPr>
        <w:t>需求分析方面的风险</w:t>
      </w:r>
      <w:bookmarkEnd w:id="82"/>
    </w:p>
    <w:p w14:paraId="1D863EA3" w14:textId="5636978F" w:rsidR="003D7994" w:rsidRDefault="003D7994" w:rsidP="003D7994">
      <w:pPr>
        <w:ind w:leftChars="100" w:left="210"/>
      </w:pPr>
      <w:r>
        <w:rPr>
          <w:rFonts w:hint="eastAsia"/>
        </w:rPr>
        <w:t>1</w:t>
      </w:r>
      <w:r w:rsidR="00F50C87">
        <w:rPr>
          <w:rFonts w:hint="eastAsia"/>
        </w:rPr>
        <w:t>.</w:t>
      </w:r>
      <w:r w:rsidR="00F50C87">
        <w:tab/>
      </w:r>
      <w:r>
        <w:rPr>
          <w:rFonts w:hint="eastAsia"/>
        </w:rPr>
        <w:tab/>
      </w:r>
      <w:r>
        <w:rPr>
          <w:rFonts w:hint="eastAsia"/>
        </w:rPr>
        <w:t>指定了没必要的需求</w:t>
      </w:r>
    </w:p>
    <w:p w14:paraId="421DB7A0" w14:textId="07612A82" w:rsidR="003D7994" w:rsidRDefault="003D7994" w:rsidP="003D7994">
      <w:pPr>
        <w:ind w:leftChars="100" w:left="210"/>
      </w:pPr>
      <w:r>
        <w:rPr>
          <w:rFonts w:hint="eastAsia"/>
        </w:rPr>
        <w:t>2</w:t>
      </w:r>
      <w:r w:rsidR="00F50C87">
        <w:rPr>
          <w:rFonts w:hint="eastAsia"/>
        </w:rPr>
        <w:t>.</w:t>
      </w:r>
      <w:r>
        <w:rPr>
          <w:rFonts w:hint="eastAsia"/>
        </w:rPr>
        <w:tab/>
      </w:r>
      <w:r w:rsidR="00F50C87">
        <w:tab/>
      </w:r>
      <w:r>
        <w:rPr>
          <w:rFonts w:hint="eastAsia"/>
        </w:rPr>
        <w:t>指定并构建了功能，但却没使用这一功能</w:t>
      </w:r>
    </w:p>
    <w:p w14:paraId="091A48C0" w14:textId="35A883BC" w:rsidR="003D7994" w:rsidRDefault="003D7994" w:rsidP="003D7994">
      <w:pPr>
        <w:ind w:leftChars="100" w:left="210"/>
      </w:pPr>
      <w:r>
        <w:rPr>
          <w:rFonts w:hint="eastAsia"/>
        </w:rPr>
        <w:t>3</w:t>
      </w:r>
      <w:r w:rsidR="00F50C87">
        <w:rPr>
          <w:rFonts w:hint="eastAsia"/>
        </w:rPr>
        <w:t>.</w:t>
      </w:r>
      <w:r>
        <w:rPr>
          <w:rFonts w:hint="eastAsia"/>
        </w:rPr>
        <w:tab/>
      </w:r>
      <w:r w:rsidR="00F50C87">
        <w:tab/>
      </w:r>
      <w:r>
        <w:rPr>
          <w:rFonts w:hint="eastAsia"/>
        </w:rPr>
        <w:t>需求不够清晰，无法编写测试用例</w:t>
      </w:r>
    </w:p>
    <w:p w14:paraId="50659623" w14:textId="1CD29A37" w:rsidR="003D7994" w:rsidRDefault="003D7994" w:rsidP="003D7994">
      <w:pPr>
        <w:ind w:leftChars="100" w:left="210"/>
      </w:pPr>
      <w:r>
        <w:rPr>
          <w:rFonts w:hint="eastAsia"/>
        </w:rPr>
        <w:t>4</w:t>
      </w:r>
      <w:r w:rsidR="00F50C87">
        <w:rPr>
          <w:rFonts w:hint="eastAsia"/>
        </w:rPr>
        <w:t>.</w:t>
      </w:r>
      <w:r>
        <w:rPr>
          <w:rFonts w:hint="eastAsia"/>
        </w:rPr>
        <w:tab/>
      </w:r>
      <w:r w:rsidR="00F50C87">
        <w:tab/>
      </w:r>
      <w:r>
        <w:rPr>
          <w:rFonts w:hint="eastAsia"/>
        </w:rPr>
        <w:t>没有设定需求优先级，花费大量时间做一些并不必要的需求</w:t>
      </w:r>
      <w:r>
        <w:rPr>
          <w:rFonts w:hint="eastAsia"/>
        </w:rPr>
        <w:t xml:space="preserve"> </w:t>
      </w:r>
    </w:p>
    <w:p w14:paraId="643D92E1" w14:textId="308875B9" w:rsidR="003D7994" w:rsidRDefault="003D7994" w:rsidP="003D7994">
      <w:pPr>
        <w:ind w:leftChars="100" w:left="210"/>
      </w:pPr>
      <w:r>
        <w:rPr>
          <w:rFonts w:hint="eastAsia"/>
        </w:rPr>
        <w:t>5</w:t>
      </w:r>
      <w:r w:rsidR="00F50C87">
        <w:rPr>
          <w:rFonts w:hint="eastAsia"/>
        </w:rPr>
        <w:t>.</w:t>
      </w:r>
      <w:r w:rsidR="00F50C87">
        <w:tab/>
      </w:r>
      <w:r>
        <w:rPr>
          <w:rFonts w:hint="eastAsia"/>
        </w:rPr>
        <w:tab/>
      </w:r>
      <w:r>
        <w:rPr>
          <w:rFonts w:hint="eastAsia"/>
        </w:rPr>
        <w:t>开发人员发现需求含糊不清和不明确</w:t>
      </w:r>
    </w:p>
    <w:p w14:paraId="2938BD99" w14:textId="74D2A914" w:rsidR="003D7994" w:rsidRDefault="003D7994" w:rsidP="003D7994">
      <w:pPr>
        <w:ind w:leftChars="100" w:left="210"/>
      </w:pPr>
      <w:r>
        <w:rPr>
          <w:rFonts w:hint="eastAsia"/>
        </w:rPr>
        <w:t>6</w:t>
      </w:r>
      <w:r w:rsidR="00F50C87">
        <w:rPr>
          <w:rFonts w:hint="eastAsia"/>
        </w:rPr>
        <w:t>.</w:t>
      </w:r>
      <w:r w:rsidR="00F50C87">
        <w:tab/>
      </w:r>
      <w:r>
        <w:rPr>
          <w:rFonts w:hint="eastAsia"/>
        </w:rPr>
        <w:tab/>
      </w:r>
      <w:r>
        <w:rPr>
          <w:rFonts w:hint="eastAsia"/>
        </w:rPr>
        <w:t>客户</w:t>
      </w:r>
      <w:r>
        <w:rPr>
          <w:rFonts w:hint="eastAsia"/>
        </w:rPr>
        <w:t>-</w:t>
      </w:r>
      <w:r>
        <w:rPr>
          <w:rFonts w:hint="eastAsia"/>
        </w:rPr>
        <w:t>成员</w:t>
      </w:r>
      <w:r>
        <w:rPr>
          <w:rFonts w:hint="eastAsia"/>
        </w:rPr>
        <w:t>-</w:t>
      </w:r>
      <w:r>
        <w:rPr>
          <w:rFonts w:hint="eastAsia"/>
        </w:rPr>
        <w:t>成员两两之间对需求理解无法达成共识</w:t>
      </w:r>
    </w:p>
    <w:p w14:paraId="066EC271" w14:textId="12FA10A3" w:rsidR="003D7994" w:rsidRDefault="004C1912" w:rsidP="003D7994">
      <w:pPr>
        <w:pStyle w:val="3"/>
        <w:ind w:left="420" w:firstLine="420"/>
      </w:pPr>
      <w:bookmarkStart w:id="83" w:name="_Toc531382783"/>
      <w:r>
        <w:t>10</w:t>
      </w:r>
      <w:r w:rsidR="003D7994">
        <w:rPr>
          <w:rFonts w:hint="eastAsia"/>
        </w:rPr>
        <w:t>.1.6</w:t>
      </w:r>
      <w:r w:rsidR="003D7994">
        <w:rPr>
          <w:rFonts w:hint="eastAsia"/>
        </w:rPr>
        <w:t>编写需求规格说明方面的风险</w:t>
      </w:r>
      <w:bookmarkEnd w:id="83"/>
    </w:p>
    <w:p w14:paraId="53C83D88" w14:textId="07469EFD" w:rsidR="003D7994" w:rsidRDefault="003D7994" w:rsidP="004802D2">
      <w:pPr>
        <w:ind w:left="836" w:hanging="416"/>
      </w:pPr>
      <w:r>
        <w:rPr>
          <w:rFonts w:hint="eastAsia"/>
        </w:rPr>
        <w:t>1</w:t>
      </w:r>
      <w:r w:rsidR="00F50C87">
        <w:rPr>
          <w:rFonts w:hint="eastAsia"/>
        </w:rPr>
        <w:t>.</w:t>
      </w:r>
      <w:r>
        <w:rPr>
          <w:rFonts w:hint="eastAsia"/>
        </w:rPr>
        <w:tab/>
      </w:r>
      <w:r>
        <w:rPr>
          <w:rFonts w:hint="eastAsia"/>
        </w:rPr>
        <w:t>需求没有编写成文档，仅仅是客户向开发成员以口头方式或其他非正式渠道提供的需求信息</w:t>
      </w:r>
    </w:p>
    <w:p w14:paraId="43ED5A94" w14:textId="3849DCA4" w:rsidR="003D7994" w:rsidRDefault="003D7994" w:rsidP="004802D2">
      <w:pPr>
        <w:ind w:firstLine="420"/>
      </w:pPr>
      <w:r>
        <w:rPr>
          <w:rFonts w:hint="eastAsia"/>
        </w:rPr>
        <w:t>2</w:t>
      </w:r>
      <w:r w:rsidR="00F50C87">
        <w:rPr>
          <w:rFonts w:hint="eastAsia"/>
        </w:rPr>
        <w:t>.</w:t>
      </w:r>
      <w:r>
        <w:rPr>
          <w:rFonts w:hint="eastAsia"/>
        </w:rPr>
        <w:tab/>
      </w:r>
      <w:r>
        <w:rPr>
          <w:rFonts w:hint="eastAsia"/>
        </w:rPr>
        <w:t>需求文档没有精确描述系统或对需求的定义含糊不清</w:t>
      </w:r>
    </w:p>
    <w:p w14:paraId="03B8C73F" w14:textId="62C8F57D" w:rsidR="003D7994" w:rsidRDefault="003D7994" w:rsidP="004802D2">
      <w:pPr>
        <w:ind w:firstLine="420"/>
      </w:pPr>
      <w:r>
        <w:rPr>
          <w:rFonts w:hint="eastAsia"/>
        </w:rPr>
        <w:t>3</w:t>
      </w:r>
      <w:r w:rsidR="00F50C87">
        <w:rPr>
          <w:rFonts w:hint="eastAsia"/>
        </w:rPr>
        <w:t>.</w:t>
      </w:r>
      <w:r>
        <w:rPr>
          <w:rFonts w:hint="eastAsia"/>
        </w:rPr>
        <w:tab/>
      </w:r>
      <w:r>
        <w:rPr>
          <w:rFonts w:hint="eastAsia"/>
        </w:rPr>
        <w:t>存在不同的需求版本或需求版本有冲突</w:t>
      </w:r>
    </w:p>
    <w:p w14:paraId="0A99FEAD" w14:textId="751B7D00" w:rsidR="003D7994" w:rsidRDefault="003D7994" w:rsidP="003D7994">
      <w:pPr>
        <w:pStyle w:val="3"/>
      </w:pPr>
      <w:r>
        <w:tab/>
      </w:r>
      <w:r>
        <w:tab/>
      </w:r>
      <w:bookmarkStart w:id="84" w:name="_Toc531382784"/>
      <w:r w:rsidR="004C1912">
        <w:t>10</w:t>
      </w:r>
      <w:r>
        <w:rPr>
          <w:rFonts w:hint="eastAsia"/>
        </w:rPr>
        <w:t>.1.7</w:t>
      </w:r>
      <w:r>
        <w:rPr>
          <w:rFonts w:hint="eastAsia"/>
        </w:rPr>
        <w:t>需求确认方面的风险</w:t>
      </w:r>
      <w:bookmarkEnd w:id="84"/>
    </w:p>
    <w:p w14:paraId="72BB2E78" w14:textId="15A81B8F" w:rsidR="003D7994" w:rsidRDefault="003D7994" w:rsidP="002B7085">
      <w:pPr>
        <w:ind w:left="836" w:hanging="416"/>
      </w:pPr>
      <w:r>
        <w:rPr>
          <w:rFonts w:hint="eastAsia"/>
        </w:rPr>
        <w:t>1</w:t>
      </w:r>
      <w:r w:rsidR="00F50C87">
        <w:rPr>
          <w:rFonts w:hint="eastAsia"/>
        </w:rPr>
        <w:t>.</w:t>
      </w:r>
      <w:r>
        <w:rPr>
          <w:rFonts w:hint="eastAsia"/>
        </w:rPr>
        <w:tab/>
      </w:r>
      <w:r>
        <w:rPr>
          <w:rFonts w:hint="eastAsia"/>
        </w:rPr>
        <w:t>产品没有达到业务目标或不满足用户期望，存在未陈述的，假定的或隐含的客户需求没有得到满足</w:t>
      </w:r>
    </w:p>
    <w:p w14:paraId="4672C29E" w14:textId="4C82D2AB" w:rsidR="003D7994" w:rsidRPr="003D7994" w:rsidRDefault="003D7994" w:rsidP="002B7085">
      <w:pPr>
        <w:ind w:left="836" w:hanging="416"/>
      </w:pPr>
      <w:r>
        <w:rPr>
          <w:rFonts w:hint="eastAsia"/>
        </w:rPr>
        <w:t>2</w:t>
      </w:r>
      <w:r w:rsidR="00F50C87">
        <w:rPr>
          <w:rFonts w:hint="eastAsia"/>
        </w:rPr>
        <w:t>.</w:t>
      </w:r>
      <w:r>
        <w:rPr>
          <w:rFonts w:hint="eastAsia"/>
        </w:rPr>
        <w:tab/>
      </w:r>
      <w:r>
        <w:rPr>
          <w:rFonts w:hint="eastAsia"/>
        </w:rPr>
        <w:t>没有指定的质量属性和性能目标产品没有达到性能目标，或不满足用户对质量的其他期望</w:t>
      </w:r>
    </w:p>
    <w:p w14:paraId="0001144A" w14:textId="7292202F" w:rsidR="00CA4681" w:rsidRDefault="004C1912" w:rsidP="00CA4681">
      <w:pPr>
        <w:pStyle w:val="3"/>
        <w:ind w:left="420" w:firstLine="420"/>
      </w:pPr>
      <w:bookmarkStart w:id="85" w:name="_Toc531382785"/>
      <w:r>
        <w:t>10</w:t>
      </w:r>
      <w:r w:rsidR="00CA4681">
        <w:rPr>
          <w:rFonts w:hint="eastAsia"/>
        </w:rPr>
        <w:t>.1.8</w:t>
      </w:r>
      <w:r w:rsidR="00CA4681">
        <w:rPr>
          <w:rFonts w:hint="eastAsia"/>
        </w:rPr>
        <w:t>变更管理方面的风险</w:t>
      </w:r>
      <w:bookmarkEnd w:id="85"/>
    </w:p>
    <w:p w14:paraId="24272C35" w14:textId="17EE18D9" w:rsidR="003D7994" w:rsidRDefault="003D7994" w:rsidP="004802D2">
      <w:pPr>
        <w:ind w:firstLine="420"/>
      </w:pPr>
      <w:r>
        <w:rPr>
          <w:rFonts w:hint="eastAsia"/>
        </w:rPr>
        <w:t>1</w:t>
      </w:r>
      <w:r w:rsidR="00F50C87">
        <w:rPr>
          <w:rFonts w:hint="eastAsia"/>
        </w:rPr>
        <w:t>.</w:t>
      </w:r>
      <w:r>
        <w:rPr>
          <w:rFonts w:hint="eastAsia"/>
        </w:rPr>
        <w:tab/>
      </w:r>
      <w:r>
        <w:rPr>
          <w:rFonts w:hint="eastAsia"/>
        </w:rPr>
        <w:t>频繁变更需求，在开发过程后期发生了许多需求变更</w:t>
      </w:r>
    </w:p>
    <w:p w14:paraId="0DD7B244" w14:textId="2B6D6DA3" w:rsidR="003D7994" w:rsidRDefault="003D7994" w:rsidP="004802D2">
      <w:pPr>
        <w:ind w:firstLine="420"/>
      </w:pPr>
      <w:r>
        <w:rPr>
          <w:rFonts w:hint="eastAsia"/>
        </w:rPr>
        <w:t>2</w:t>
      </w:r>
      <w:r w:rsidR="00F50C87">
        <w:rPr>
          <w:rFonts w:hint="eastAsia"/>
        </w:rPr>
        <w:t>.</w:t>
      </w:r>
      <w:r>
        <w:rPr>
          <w:rFonts w:hint="eastAsia"/>
        </w:rPr>
        <w:tab/>
      </w:r>
      <w:r>
        <w:rPr>
          <w:rFonts w:hint="eastAsia"/>
        </w:rPr>
        <w:t>频繁添加新需求</w:t>
      </w:r>
    </w:p>
    <w:p w14:paraId="26DE9958" w14:textId="35F1A5F9" w:rsidR="003D7994" w:rsidRDefault="003D7994" w:rsidP="004802D2">
      <w:pPr>
        <w:ind w:firstLine="420"/>
      </w:pPr>
      <w:r>
        <w:rPr>
          <w:rFonts w:hint="eastAsia"/>
        </w:rPr>
        <w:t>3</w:t>
      </w:r>
      <w:r w:rsidR="00F50C87">
        <w:rPr>
          <w:rFonts w:hint="eastAsia"/>
        </w:rPr>
        <w:t>.</w:t>
      </w:r>
      <w:r>
        <w:rPr>
          <w:rFonts w:hint="eastAsia"/>
        </w:rPr>
        <w:tab/>
      </w:r>
      <w:r>
        <w:rPr>
          <w:rFonts w:hint="eastAsia"/>
        </w:rPr>
        <w:t>需求范围不确定或模糊不清</w:t>
      </w:r>
    </w:p>
    <w:p w14:paraId="44AD991D" w14:textId="4B2D2360" w:rsidR="003D7994" w:rsidRDefault="003D7994" w:rsidP="004802D2">
      <w:pPr>
        <w:ind w:firstLine="420"/>
      </w:pPr>
      <w:r>
        <w:rPr>
          <w:rFonts w:hint="eastAsia"/>
        </w:rPr>
        <w:t>4</w:t>
      </w:r>
      <w:r w:rsidR="00F50C87">
        <w:rPr>
          <w:rFonts w:hint="eastAsia"/>
        </w:rPr>
        <w:t>.</w:t>
      </w:r>
      <w:r>
        <w:rPr>
          <w:rFonts w:hint="eastAsia"/>
        </w:rPr>
        <w:tab/>
      </w:r>
      <w:r>
        <w:rPr>
          <w:rFonts w:hint="eastAsia"/>
        </w:rPr>
        <w:t>需求变更没有传达给受影响的所有涉众</w:t>
      </w:r>
    </w:p>
    <w:p w14:paraId="52D7C6B3" w14:textId="15598922" w:rsidR="003D7994" w:rsidRDefault="003D7994" w:rsidP="004802D2">
      <w:pPr>
        <w:ind w:firstLine="420"/>
      </w:pPr>
      <w:r>
        <w:rPr>
          <w:rFonts w:hint="eastAsia"/>
        </w:rPr>
        <w:t>5</w:t>
      </w:r>
      <w:r w:rsidR="00F50C87">
        <w:t>.</w:t>
      </w:r>
      <w:r>
        <w:rPr>
          <w:rFonts w:hint="eastAsia"/>
        </w:rPr>
        <w:tab/>
      </w:r>
      <w:r>
        <w:rPr>
          <w:rFonts w:hint="eastAsia"/>
        </w:rPr>
        <w:t>涉</w:t>
      </w:r>
      <w:proofErr w:type="gramStart"/>
      <w:r>
        <w:rPr>
          <w:rFonts w:hint="eastAsia"/>
        </w:rPr>
        <w:t>众没有</w:t>
      </w:r>
      <w:proofErr w:type="gramEnd"/>
      <w:r>
        <w:rPr>
          <w:rFonts w:hint="eastAsia"/>
        </w:rPr>
        <w:t>遵循变更控制过程，客户直接向开发人员提出需求变更</w:t>
      </w:r>
    </w:p>
    <w:p w14:paraId="3AEEA0B6" w14:textId="2C86E08A" w:rsidR="003D7994" w:rsidRDefault="003D7994" w:rsidP="004802D2">
      <w:pPr>
        <w:ind w:firstLine="420"/>
      </w:pPr>
      <w:r>
        <w:rPr>
          <w:rFonts w:hint="eastAsia"/>
        </w:rPr>
        <w:t>6</w:t>
      </w:r>
      <w:r w:rsidR="00F50C87">
        <w:rPr>
          <w:rFonts w:hint="eastAsia"/>
        </w:rPr>
        <w:t>.</w:t>
      </w:r>
      <w:r>
        <w:rPr>
          <w:rFonts w:hint="eastAsia"/>
        </w:rPr>
        <w:tab/>
      </w:r>
      <w:r>
        <w:rPr>
          <w:rFonts w:hint="eastAsia"/>
        </w:rPr>
        <w:t>变更危害到其他需求</w:t>
      </w:r>
    </w:p>
    <w:p w14:paraId="5D348E97" w14:textId="3F5C59A5" w:rsidR="003D7994" w:rsidRDefault="004C1912" w:rsidP="003D7994">
      <w:pPr>
        <w:pStyle w:val="3"/>
        <w:ind w:left="420" w:firstLine="420"/>
      </w:pPr>
      <w:bookmarkStart w:id="86" w:name="_Toc531382786"/>
      <w:r>
        <w:t>10</w:t>
      </w:r>
      <w:r w:rsidR="003D7994">
        <w:rPr>
          <w:rFonts w:hint="eastAsia"/>
        </w:rPr>
        <w:t>.1.9</w:t>
      </w:r>
      <w:r w:rsidR="003D7994">
        <w:rPr>
          <w:rFonts w:hint="eastAsia"/>
        </w:rPr>
        <w:t>人员方面的风险</w:t>
      </w:r>
      <w:bookmarkEnd w:id="86"/>
    </w:p>
    <w:p w14:paraId="51EC7F0C" w14:textId="76D94C23" w:rsidR="003D7994" w:rsidRDefault="003D7994" w:rsidP="004802D2">
      <w:pPr>
        <w:ind w:firstLine="420"/>
      </w:pPr>
      <w:r>
        <w:rPr>
          <w:rFonts w:hint="eastAsia"/>
        </w:rPr>
        <w:t>1</w:t>
      </w:r>
      <w:r w:rsidR="00F50C87">
        <w:rPr>
          <w:rFonts w:hint="eastAsia"/>
        </w:rPr>
        <w:t>.</w:t>
      </w:r>
      <w:r>
        <w:rPr>
          <w:rFonts w:hint="eastAsia"/>
        </w:rPr>
        <w:tab/>
      </w:r>
      <w:r>
        <w:rPr>
          <w:rFonts w:hint="eastAsia"/>
        </w:rPr>
        <w:t>项目经理变更</w:t>
      </w:r>
    </w:p>
    <w:p w14:paraId="78D2DB1A" w14:textId="275C2295" w:rsidR="003D7994" w:rsidRDefault="003D7994" w:rsidP="004802D2">
      <w:pPr>
        <w:ind w:firstLine="420"/>
      </w:pPr>
      <w:r>
        <w:rPr>
          <w:rFonts w:hint="eastAsia"/>
        </w:rPr>
        <w:t>2</w:t>
      </w:r>
      <w:r w:rsidR="00F50C87">
        <w:rPr>
          <w:rFonts w:hint="eastAsia"/>
        </w:rPr>
        <w:t>.</w:t>
      </w:r>
      <w:r>
        <w:rPr>
          <w:rFonts w:hint="eastAsia"/>
        </w:rPr>
        <w:tab/>
      </w:r>
      <w:r>
        <w:rPr>
          <w:rFonts w:hint="eastAsia"/>
        </w:rPr>
        <w:t>开发小组成员退出</w:t>
      </w:r>
    </w:p>
    <w:p w14:paraId="4C2C7C4A" w14:textId="2A5E92AA" w:rsidR="003D7994" w:rsidRDefault="003D7994" w:rsidP="004802D2">
      <w:pPr>
        <w:ind w:firstLine="420"/>
      </w:pPr>
      <w:r>
        <w:rPr>
          <w:rFonts w:hint="eastAsia"/>
        </w:rPr>
        <w:t>3</w:t>
      </w:r>
      <w:r w:rsidR="00F50C87">
        <w:rPr>
          <w:rFonts w:hint="eastAsia"/>
        </w:rPr>
        <w:t>.</w:t>
      </w:r>
      <w:r>
        <w:rPr>
          <w:rFonts w:hint="eastAsia"/>
        </w:rPr>
        <w:tab/>
      </w:r>
      <w:r>
        <w:rPr>
          <w:rFonts w:hint="eastAsia"/>
        </w:rPr>
        <w:t>开发小组人员变更</w:t>
      </w:r>
    </w:p>
    <w:p w14:paraId="61A908DC" w14:textId="1BFB63C4" w:rsidR="003D7994" w:rsidRDefault="003D7994" w:rsidP="004802D2">
      <w:pPr>
        <w:ind w:firstLine="420"/>
      </w:pPr>
      <w:r>
        <w:rPr>
          <w:rFonts w:hint="eastAsia"/>
        </w:rPr>
        <w:t>4</w:t>
      </w:r>
      <w:r w:rsidR="00F50C87">
        <w:rPr>
          <w:rFonts w:hint="eastAsia"/>
        </w:rPr>
        <w:t>.</w:t>
      </w:r>
      <w:r>
        <w:rPr>
          <w:rFonts w:hint="eastAsia"/>
        </w:rPr>
        <w:tab/>
      </w:r>
      <w:r>
        <w:rPr>
          <w:rFonts w:hint="eastAsia"/>
        </w:rPr>
        <w:t>开发小组成员临时有事或其他方面的原因请假，无法完成当前阶段安排的任务</w:t>
      </w:r>
    </w:p>
    <w:p w14:paraId="39AD916A" w14:textId="7F43D82A" w:rsidR="003D7994" w:rsidRDefault="004C1912" w:rsidP="003D7994">
      <w:pPr>
        <w:pStyle w:val="2"/>
        <w:ind w:firstLine="420"/>
      </w:pPr>
      <w:bookmarkStart w:id="87" w:name="_Toc531382787"/>
      <w:r>
        <w:t>10</w:t>
      </w:r>
      <w:r w:rsidR="003D7994">
        <w:rPr>
          <w:rFonts w:hint="eastAsia"/>
        </w:rPr>
        <w:t>.2</w:t>
      </w:r>
      <w:r w:rsidR="003D7994">
        <w:rPr>
          <w:rFonts w:hint="eastAsia"/>
        </w:rPr>
        <w:t>风险控制</w:t>
      </w:r>
      <w:bookmarkEnd w:id="87"/>
    </w:p>
    <w:p w14:paraId="56615A82" w14:textId="3F6004AE" w:rsidR="003D7994" w:rsidRDefault="004C1912" w:rsidP="003D7994">
      <w:pPr>
        <w:pStyle w:val="4"/>
        <w:ind w:left="420" w:firstLine="420"/>
      </w:pPr>
      <w:r>
        <w:t>10</w:t>
      </w:r>
      <w:r w:rsidR="003D7994">
        <w:rPr>
          <w:rFonts w:hint="eastAsia"/>
        </w:rPr>
        <w:t>.2.1</w:t>
      </w:r>
      <w:r w:rsidR="003D7994">
        <w:rPr>
          <w:rFonts w:hint="eastAsia"/>
        </w:rPr>
        <w:t>过程方面的控制</w:t>
      </w:r>
    </w:p>
    <w:p w14:paraId="1CAB17E5" w14:textId="77777777" w:rsidR="003D7994" w:rsidRDefault="003D7994" w:rsidP="004802D2">
      <w:pPr>
        <w:ind w:left="416"/>
      </w:pPr>
      <w:r>
        <w:rPr>
          <w:rFonts w:hint="eastAsia"/>
        </w:rPr>
        <w:t>1</w:t>
      </w:r>
      <w:r>
        <w:rPr>
          <w:rFonts w:hint="eastAsia"/>
        </w:rPr>
        <w:t>．</w:t>
      </w:r>
      <w:r>
        <w:rPr>
          <w:rFonts w:hint="eastAsia"/>
        </w:rPr>
        <w:tab/>
      </w:r>
      <w:r>
        <w:rPr>
          <w:rFonts w:hint="eastAsia"/>
        </w:rPr>
        <w:t>对当前需求过程编写文档，对所有文档的编写统一模板与规范，收集并共享优秀的文档范例</w:t>
      </w:r>
    </w:p>
    <w:p w14:paraId="6AC061EA" w14:textId="77777777" w:rsidR="003D7994" w:rsidRDefault="003D7994" w:rsidP="004802D2">
      <w:pPr>
        <w:ind w:left="416"/>
      </w:pPr>
      <w:r>
        <w:rPr>
          <w:rFonts w:hint="eastAsia"/>
        </w:rPr>
        <w:t>2</w:t>
      </w:r>
      <w:r>
        <w:rPr>
          <w:rFonts w:hint="eastAsia"/>
        </w:rPr>
        <w:t>．</w:t>
      </w:r>
      <w:r>
        <w:rPr>
          <w:rFonts w:hint="eastAsia"/>
        </w:rPr>
        <w:tab/>
      </w:r>
      <w:r>
        <w:rPr>
          <w:rFonts w:hint="eastAsia"/>
        </w:rPr>
        <w:t>为需求分析编写工作建立统一的分析模型和过程模型，为新的分析人员建立指导计划，及如何对需求进行分析？过程中应该遵循什么样的规则，在每个过程中有什么产出。</w:t>
      </w:r>
    </w:p>
    <w:p w14:paraId="71793F4C" w14:textId="0B9D210A" w:rsidR="003D7994" w:rsidRDefault="003D7994" w:rsidP="004802D2">
      <w:pPr>
        <w:ind w:firstLine="416"/>
      </w:pPr>
      <w:r>
        <w:rPr>
          <w:rFonts w:hint="eastAsia"/>
        </w:rPr>
        <w:t>3</w:t>
      </w:r>
      <w:r>
        <w:rPr>
          <w:rFonts w:hint="eastAsia"/>
        </w:rPr>
        <w:t>．</w:t>
      </w:r>
      <w:r>
        <w:rPr>
          <w:rFonts w:hint="eastAsia"/>
        </w:rPr>
        <w:tab/>
      </w:r>
      <w:proofErr w:type="gramStart"/>
      <w:r w:rsidR="003030B0">
        <w:rPr>
          <w:rFonts w:hint="eastAsia"/>
        </w:rPr>
        <w:t>此控制</w:t>
      </w:r>
      <w:proofErr w:type="gramEnd"/>
      <w:r w:rsidR="003030B0">
        <w:rPr>
          <w:rFonts w:hint="eastAsia"/>
        </w:rPr>
        <w:t>由陈妍蓝负责</w:t>
      </w:r>
    </w:p>
    <w:p w14:paraId="2C5E831B" w14:textId="764EBF75" w:rsidR="003D7994" w:rsidRDefault="004C1912" w:rsidP="003D7994">
      <w:pPr>
        <w:pStyle w:val="4"/>
        <w:ind w:left="420" w:firstLine="420"/>
      </w:pPr>
      <w:r>
        <w:t>10</w:t>
      </w:r>
      <w:r w:rsidR="003D7994">
        <w:rPr>
          <w:rFonts w:hint="eastAsia"/>
        </w:rPr>
        <w:t>.2.2</w:t>
      </w:r>
      <w:r w:rsidR="003D7994">
        <w:rPr>
          <w:rFonts w:hint="eastAsia"/>
        </w:rPr>
        <w:t>规划方面的控制</w:t>
      </w:r>
    </w:p>
    <w:p w14:paraId="12D86983" w14:textId="77777777" w:rsidR="004802D2" w:rsidRDefault="004802D2" w:rsidP="004802D2">
      <w:pPr>
        <w:ind w:firstLine="420"/>
      </w:pPr>
      <w:r>
        <w:rPr>
          <w:rFonts w:hint="eastAsia"/>
        </w:rPr>
        <w:t>1</w:t>
      </w:r>
      <w:r>
        <w:rPr>
          <w:rFonts w:hint="eastAsia"/>
        </w:rPr>
        <w:t>．</w:t>
      </w:r>
      <w:r>
        <w:rPr>
          <w:rFonts w:hint="eastAsia"/>
        </w:rPr>
        <w:tab/>
      </w:r>
      <w:r>
        <w:rPr>
          <w:rFonts w:hint="eastAsia"/>
        </w:rPr>
        <w:t>在充分地理解需求之前不要承诺产品的交付时间表</w:t>
      </w:r>
    </w:p>
    <w:p w14:paraId="1354763F" w14:textId="77777777" w:rsidR="004802D2" w:rsidRDefault="004802D2" w:rsidP="004802D2">
      <w:pPr>
        <w:ind w:firstLine="416"/>
      </w:pPr>
      <w:r>
        <w:rPr>
          <w:rFonts w:hint="eastAsia"/>
        </w:rPr>
        <w:t>2</w:t>
      </w:r>
      <w:r>
        <w:rPr>
          <w:rFonts w:hint="eastAsia"/>
        </w:rPr>
        <w:t>．</w:t>
      </w:r>
      <w:r>
        <w:rPr>
          <w:rFonts w:hint="eastAsia"/>
        </w:rPr>
        <w:tab/>
      </w:r>
      <w:r>
        <w:rPr>
          <w:rFonts w:hint="eastAsia"/>
        </w:rPr>
        <w:t>为项目的需求开发和管理定义角色并分配其职责，指定专人负责管理需求</w:t>
      </w:r>
    </w:p>
    <w:p w14:paraId="3C7ADC94" w14:textId="7C5DE1F8" w:rsidR="005F7E3E" w:rsidRDefault="004802D2" w:rsidP="005F7E3E">
      <w:pPr>
        <w:ind w:left="416"/>
      </w:pPr>
      <w:r>
        <w:rPr>
          <w:rFonts w:hint="eastAsia"/>
        </w:rPr>
        <w:t>3</w:t>
      </w:r>
      <w:r>
        <w:rPr>
          <w:rFonts w:hint="eastAsia"/>
        </w:rPr>
        <w:t>．</w:t>
      </w:r>
      <w:r>
        <w:rPr>
          <w:rFonts w:hint="eastAsia"/>
        </w:rPr>
        <w:tab/>
      </w:r>
      <w:r>
        <w:rPr>
          <w:rFonts w:hint="eastAsia"/>
        </w:rPr>
        <w:t>在做出承诺之前，要明确项目的范围，使其与业务目标一致，在进度上要考虑培训时间和学习时间，根据实际要求适当调整项目范围</w:t>
      </w:r>
    </w:p>
    <w:p w14:paraId="38B2EE91" w14:textId="60EB895E" w:rsidR="003030B0" w:rsidRDefault="003030B0" w:rsidP="005F7E3E">
      <w:pPr>
        <w:ind w:left="416"/>
      </w:pPr>
      <w:r>
        <w:rPr>
          <w:rFonts w:hint="eastAsia"/>
        </w:rPr>
        <w:t>4</w:t>
      </w:r>
      <w:r>
        <w:t>.</w:t>
      </w:r>
      <w:r>
        <w:tab/>
      </w:r>
      <w:proofErr w:type="gramStart"/>
      <w:r>
        <w:rPr>
          <w:rFonts w:hint="eastAsia"/>
        </w:rPr>
        <w:t>此控制</w:t>
      </w:r>
      <w:proofErr w:type="gramEnd"/>
      <w:r>
        <w:rPr>
          <w:rFonts w:hint="eastAsia"/>
        </w:rPr>
        <w:t>由陈妍蓝来负责</w:t>
      </w:r>
    </w:p>
    <w:p w14:paraId="75FFEB97" w14:textId="14AF795A" w:rsidR="004802D2" w:rsidRDefault="004C1912" w:rsidP="004802D2">
      <w:pPr>
        <w:pStyle w:val="4"/>
        <w:ind w:left="420" w:firstLine="420"/>
      </w:pPr>
      <w:r>
        <w:t>10</w:t>
      </w:r>
      <w:r w:rsidR="004802D2">
        <w:rPr>
          <w:rFonts w:hint="eastAsia"/>
        </w:rPr>
        <w:t>.2.3</w:t>
      </w:r>
      <w:r w:rsidR="003030B0">
        <w:rPr>
          <w:rFonts w:hint="eastAsia"/>
        </w:rPr>
        <w:t>交流方面</w:t>
      </w:r>
      <w:r w:rsidR="004802D2">
        <w:rPr>
          <w:rFonts w:hint="eastAsia"/>
        </w:rPr>
        <w:t>的控制</w:t>
      </w:r>
    </w:p>
    <w:p w14:paraId="23F37C1B" w14:textId="77777777" w:rsidR="004802D2" w:rsidRDefault="004802D2" w:rsidP="004802D2">
      <w:pPr>
        <w:ind w:left="420"/>
      </w:pPr>
      <w:r>
        <w:rPr>
          <w:rFonts w:hint="eastAsia"/>
        </w:rPr>
        <w:t>1</w:t>
      </w:r>
      <w:r>
        <w:rPr>
          <w:rFonts w:hint="eastAsia"/>
        </w:rPr>
        <w:t>．</w:t>
      </w:r>
      <w:r>
        <w:rPr>
          <w:rFonts w:hint="eastAsia"/>
        </w:rPr>
        <w:tab/>
      </w:r>
      <w:r>
        <w:rPr>
          <w:rFonts w:hint="eastAsia"/>
        </w:rPr>
        <w:t>明确项目的干系人，开始访谈之前组内制定好决策。对需求被拒绝，推迟或取消的历史原因编写文档</w:t>
      </w:r>
    </w:p>
    <w:p w14:paraId="3FC385FB" w14:textId="7C2E7C64" w:rsidR="003D7994" w:rsidRDefault="004802D2" w:rsidP="004802D2">
      <w:pPr>
        <w:ind w:firstLine="420"/>
      </w:pPr>
      <w:r>
        <w:rPr>
          <w:rFonts w:hint="eastAsia"/>
        </w:rPr>
        <w:t>2</w:t>
      </w:r>
      <w:r>
        <w:rPr>
          <w:rFonts w:hint="eastAsia"/>
        </w:rPr>
        <w:t>．</w:t>
      </w:r>
      <w:r>
        <w:rPr>
          <w:rFonts w:hint="eastAsia"/>
        </w:rPr>
        <w:tab/>
      </w:r>
      <w:r>
        <w:rPr>
          <w:rFonts w:hint="eastAsia"/>
        </w:rPr>
        <w:t>定义专用术语，定义数据字典中的数据项</w:t>
      </w:r>
    </w:p>
    <w:p w14:paraId="1E66F188" w14:textId="6DE8980D" w:rsidR="005F7E3E" w:rsidRPr="003D7994" w:rsidRDefault="005F7E3E" w:rsidP="004802D2">
      <w:pPr>
        <w:ind w:firstLine="420"/>
      </w:pPr>
      <w:r>
        <w:rPr>
          <w:rFonts w:hint="eastAsia"/>
        </w:rPr>
        <w:t>3</w:t>
      </w:r>
      <w:r>
        <w:t>.</w:t>
      </w:r>
      <w:r>
        <w:tab/>
      </w:r>
      <w:proofErr w:type="gramStart"/>
      <w:r>
        <w:rPr>
          <w:rFonts w:hint="eastAsia"/>
        </w:rPr>
        <w:t>此</w:t>
      </w:r>
      <w:r w:rsidR="003030B0">
        <w:rPr>
          <w:rFonts w:hint="eastAsia"/>
        </w:rPr>
        <w:t>控制</w:t>
      </w:r>
      <w:proofErr w:type="gramEnd"/>
      <w:r>
        <w:rPr>
          <w:rFonts w:hint="eastAsia"/>
        </w:rPr>
        <w:t>由</w:t>
      </w:r>
      <w:r w:rsidR="003030B0">
        <w:rPr>
          <w:rFonts w:hint="eastAsia"/>
        </w:rPr>
        <w:t>张琪</w:t>
      </w:r>
      <w:r>
        <w:rPr>
          <w:rFonts w:hint="eastAsia"/>
        </w:rPr>
        <w:t>来负责</w:t>
      </w:r>
    </w:p>
    <w:p w14:paraId="23F18B1B" w14:textId="59B13C1B" w:rsidR="00D46756" w:rsidRDefault="004C1912" w:rsidP="00D46756">
      <w:pPr>
        <w:pStyle w:val="4"/>
        <w:ind w:left="420" w:firstLine="420"/>
      </w:pPr>
      <w:r>
        <w:t>10</w:t>
      </w:r>
      <w:r w:rsidR="00D46756">
        <w:rPr>
          <w:rFonts w:hint="eastAsia"/>
        </w:rPr>
        <w:t>.2.4</w:t>
      </w:r>
      <w:r w:rsidR="00D46756">
        <w:rPr>
          <w:rFonts w:hint="eastAsia"/>
        </w:rPr>
        <w:t>需求获取方面的控制</w:t>
      </w:r>
    </w:p>
    <w:p w14:paraId="426C06F0" w14:textId="687B5C1E" w:rsidR="004802D2" w:rsidRDefault="004802D2" w:rsidP="004802D2">
      <w:r>
        <w:tab/>
      </w:r>
      <w:r>
        <w:rPr>
          <w:rFonts w:hint="eastAsia"/>
        </w:rPr>
        <w:t>1</w:t>
      </w:r>
      <w:r>
        <w:rPr>
          <w:rFonts w:hint="eastAsia"/>
        </w:rPr>
        <w:t>．</w:t>
      </w:r>
      <w:r>
        <w:rPr>
          <w:rFonts w:hint="eastAsia"/>
        </w:rPr>
        <w:tab/>
      </w:r>
      <w:r>
        <w:rPr>
          <w:rFonts w:hint="eastAsia"/>
        </w:rPr>
        <w:t>让技术水平高的分析人员去获取用户需求</w:t>
      </w:r>
    </w:p>
    <w:p w14:paraId="455303F9" w14:textId="77777777" w:rsidR="004802D2" w:rsidRDefault="004802D2" w:rsidP="004802D2">
      <w:pPr>
        <w:ind w:left="836" w:hanging="416"/>
      </w:pPr>
      <w:r>
        <w:rPr>
          <w:rFonts w:hint="eastAsia"/>
        </w:rPr>
        <w:t>2</w:t>
      </w:r>
      <w:r>
        <w:rPr>
          <w:rFonts w:hint="eastAsia"/>
        </w:rPr>
        <w:t>．</w:t>
      </w:r>
      <w:r>
        <w:rPr>
          <w:rFonts w:hint="eastAsia"/>
        </w:rPr>
        <w:tab/>
      </w:r>
      <w:r>
        <w:rPr>
          <w:rFonts w:hint="eastAsia"/>
        </w:rPr>
        <w:t>确定那些主要的客户，并采用产品代言人的方法，保证有足够的客户代表的积极参与</w:t>
      </w:r>
    </w:p>
    <w:p w14:paraId="1CCC38AF" w14:textId="77777777" w:rsidR="004802D2" w:rsidRDefault="004802D2" w:rsidP="004802D2">
      <w:pPr>
        <w:ind w:firstLine="420"/>
      </w:pPr>
      <w:r>
        <w:rPr>
          <w:rFonts w:hint="eastAsia"/>
        </w:rPr>
        <w:t>3</w:t>
      </w:r>
      <w:r>
        <w:rPr>
          <w:rFonts w:hint="eastAsia"/>
        </w:rPr>
        <w:t>．</w:t>
      </w:r>
      <w:r>
        <w:rPr>
          <w:rFonts w:hint="eastAsia"/>
        </w:rPr>
        <w:tab/>
      </w:r>
      <w:r>
        <w:rPr>
          <w:rFonts w:hint="eastAsia"/>
        </w:rPr>
        <w:t>构建原型，让用户来评估这些原型</w:t>
      </w:r>
    </w:p>
    <w:p w14:paraId="61A74127" w14:textId="13B247DA" w:rsidR="004802D2" w:rsidRDefault="004802D2" w:rsidP="004802D2">
      <w:pPr>
        <w:ind w:left="836" w:hanging="416"/>
      </w:pPr>
      <w:r>
        <w:rPr>
          <w:rFonts w:hint="eastAsia"/>
        </w:rPr>
        <w:t>4</w:t>
      </w:r>
      <w:r>
        <w:rPr>
          <w:rFonts w:hint="eastAsia"/>
        </w:rPr>
        <w:t>．</w:t>
      </w:r>
      <w:r>
        <w:rPr>
          <w:rFonts w:hint="eastAsia"/>
        </w:rPr>
        <w:tab/>
      </w:r>
      <w:r>
        <w:rPr>
          <w:rFonts w:hint="eastAsia"/>
        </w:rPr>
        <w:t>使用原型让用户参考，与用户进行充分的沟通，尽量能够让知识丰富的用户参与获取需求，可以适当增加分析人员的人数对用户获取需求</w:t>
      </w:r>
    </w:p>
    <w:p w14:paraId="397B2A32" w14:textId="595FDA4D" w:rsidR="005F7E3E" w:rsidRDefault="005F7E3E" w:rsidP="004802D2">
      <w:pPr>
        <w:ind w:left="836" w:hanging="416"/>
      </w:pPr>
      <w:r>
        <w:rPr>
          <w:rFonts w:hint="eastAsia"/>
        </w:rPr>
        <w:t>5</w:t>
      </w:r>
      <w:r>
        <w:t>.</w:t>
      </w:r>
      <w:r>
        <w:tab/>
      </w:r>
      <w:proofErr w:type="gramStart"/>
      <w:r>
        <w:rPr>
          <w:rFonts w:hint="eastAsia"/>
        </w:rPr>
        <w:t>此</w:t>
      </w:r>
      <w:r w:rsidR="003030B0">
        <w:rPr>
          <w:rFonts w:hint="eastAsia"/>
        </w:rPr>
        <w:t>控制</w:t>
      </w:r>
      <w:proofErr w:type="gramEnd"/>
      <w:r>
        <w:rPr>
          <w:rFonts w:hint="eastAsia"/>
        </w:rPr>
        <w:t>由陈遵义来负责</w:t>
      </w:r>
    </w:p>
    <w:p w14:paraId="469A724F" w14:textId="04E23B6F" w:rsidR="004802D2" w:rsidRDefault="004C1912" w:rsidP="004802D2">
      <w:pPr>
        <w:pStyle w:val="4"/>
        <w:ind w:left="420" w:firstLine="420"/>
      </w:pPr>
      <w:r>
        <w:t>10</w:t>
      </w:r>
      <w:r w:rsidR="004802D2">
        <w:rPr>
          <w:rFonts w:hint="eastAsia"/>
        </w:rPr>
        <w:t>.2.5</w:t>
      </w:r>
      <w:r w:rsidR="004802D2">
        <w:rPr>
          <w:rFonts w:hint="eastAsia"/>
        </w:rPr>
        <w:t>需求分析方面的控制</w:t>
      </w:r>
    </w:p>
    <w:p w14:paraId="42149B29" w14:textId="77777777" w:rsidR="004802D2" w:rsidRDefault="004802D2" w:rsidP="004802D2">
      <w:pPr>
        <w:ind w:firstLine="420"/>
      </w:pPr>
      <w:r>
        <w:rPr>
          <w:rFonts w:hint="eastAsia"/>
        </w:rPr>
        <w:t>1</w:t>
      </w:r>
      <w:r>
        <w:rPr>
          <w:rFonts w:hint="eastAsia"/>
        </w:rPr>
        <w:t>．</w:t>
      </w:r>
      <w:r>
        <w:rPr>
          <w:rFonts w:hint="eastAsia"/>
        </w:rPr>
        <w:tab/>
      </w:r>
      <w:r>
        <w:rPr>
          <w:rFonts w:hint="eastAsia"/>
        </w:rPr>
        <w:t>记录下每个需求的来源和理由</w:t>
      </w:r>
    </w:p>
    <w:p w14:paraId="2B915CF2" w14:textId="77777777" w:rsidR="004802D2" w:rsidRDefault="004802D2" w:rsidP="004802D2">
      <w:pPr>
        <w:ind w:firstLine="420"/>
      </w:pPr>
      <w:r>
        <w:rPr>
          <w:rFonts w:hint="eastAsia"/>
        </w:rPr>
        <w:t>2</w:t>
      </w:r>
      <w:r>
        <w:rPr>
          <w:rFonts w:hint="eastAsia"/>
        </w:rPr>
        <w:t>．</w:t>
      </w:r>
      <w:r>
        <w:rPr>
          <w:rFonts w:hint="eastAsia"/>
        </w:rPr>
        <w:tab/>
      </w:r>
      <w:r>
        <w:rPr>
          <w:rFonts w:hint="eastAsia"/>
        </w:rPr>
        <w:t>通过需求优先级明确价值高的功能</w:t>
      </w:r>
    </w:p>
    <w:p w14:paraId="02A77CB8" w14:textId="77777777" w:rsidR="004802D2" w:rsidRDefault="004802D2" w:rsidP="004802D2">
      <w:pPr>
        <w:ind w:firstLine="420"/>
      </w:pPr>
      <w:r>
        <w:rPr>
          <w:rFonts w:hint="eastAsia"/>
        </w:rPr>
        <w:t>3</w:t>
      </w:r>
      <w:r>
        <w:rPr>
          <w:rFonts w:hint="eastAsia"/>
        </w:rPr>
        <w:t>．</w:t>
      </w:r>
      <w:r>
        <w:rPr>
          <w:rFonts w:hint="eastAsia"/>
        </w:rPr>
        <w:tab/>
      </w:r>
      <w:r>
        <w:rPr>
          <w:rFonts w:hint="eastAsia"/>
        </w:rPr>
        <w:t>测试人员或质量保证小组需要审查需求的可测试性</w:t>
      </w:r>
    </w:p>
    <w:p w14:paraId="6E685949" w14:textId="77777777" w:rsidR="004802D2" w:rsidRDefault="004802D2" w:rsidP="004802D2">
      <w:pPr>
        <w:ind w:firstLine="420"/>
      </w:pPr>
      <w:r>
        <w:rPr>
          <w:rFonts w:hint="eastAsia"/>
        </w:rPr>
        <w:t>4</w:t>
      </w:r>
      <w:r>
        <w:rPr>
          <w:rFonts w:hint="eastAsia"/>
        </w:rPr>
        <w:t>．</w:t>
      </w:r>
      <w:r>
        <w:rPr>
          <w:rFonts w:hint="eastAsia"/>
        </w:rPr>
        <w:tab/>
      </w:r>
      <w:r>
        <w:rPr>
          <w:rFonts w:hint="eastAsia"/>
        </w:rPr>
        <w:t>定义一个协作的方式和过程，以便设定需求优先级</w:t>
      </w:r>
    </w:p>
    <w:p w14:paraId="34363970" w14:textId="77777777" w:rsidR="004802D2" w:rsidRDefault="004802D2" w:rsidP="004802D2">
      <w:pPr>
        <w:ind w:firstLine="420"/>
      </w:pPr>
      <w:r>
        <w:rPr>
          <w:rFonts w:hint="eastAsia"/>
        </w:rPr>
        <w:t>5</w:t>
      </w:r>
      <w:r>
        <w:rPr>
          <w:rFonts w:hint="eastAsia"/>
        </w:rPr>
        <w:t>．</w:t>
      </w:r>
      <w:r>
        <w:rPr>
          <w:rFonts w:hint="eastAsia"/>
        </w:rPr>
        <w:tab/>
      </w:r>
      <w:r>
        <w:rPr>
          <w:rFonts w:hint="eastAsia"/>
        </w:rPr>
        <w:t>需求过程避免使用主观的，不明确的术语</w:t>
      </w:r>
    </w:p>
    <w:p w14:paraId="1F464818" w14:textId="136A0214" w:rsidR="004802D2" w:rsidRDefault="004802D2" w:rsidP="004802D2">
      <w:pPr>
        <w:ind w:left="836" w:hanging="416"/>
      </w:pPr>
      <w:r>
        <w:rPr>
          <w:rFonts w:hint="eastAsia"/>
        </w:rPr>
        <w:t>6</w:t>
      </w:r>
      <w:r>
        <w:rPr>
          <w:rFonts w:hint="eastAsia"/>
        </w:rPr>
        <w:t>．</w:t>
      </w:r>
      <w:r>
        <w:rPr>
          <w:rFonts w:hint="eastAsia"/>
        </w:rPr>
        <w:tab/>
      </w:r>
      <w:r>
        <w:rPr>
          <w:rFonts w:hint="eastAsia"/>
        </w:rPr>
        <w:t>需求过程做好记录和跟踪，定于需求的用语简单明了，跟踪每一个待确定的问题，直到问题得到解决</w:t>
      </w:r>
    </w:p>
    <w:p w14:paraId="64DE85FE" w14:textId="7C68133A" w:rsidR="003030B0" w:rsidRDefault="003030B0" w:rsidP="004802D2">
      <w:pPr>
        <w:ind w:left="836" w:hanging="416"/>
      </w:pPr>
      <w:r>
        <w:rPr>
          <w:rFonts w:hint="eastAsia"/>
        </w:rPr>
        <w:t>7</w:t>
      </w:r>
      <w:r>
        <w:rPr>
          <w:rFonts w:hint="eastAsia"/>
        </w:rPr>
        <w:t>．</w:t>
      </w:r>
      <w:r>
        <w:rPr>
          <w:rFonts w:hint="eastAsia"/>
        </w:rPr>
        <w:t xml:space="preserve"> </w:t>
      </w:r>
      <w:proofErr w:type="gramStart"/>
      <w:r>
        <w:rPr>
          <w:rFonts w:hint="eastAsia"/>
        </w:rPr>
        <w:t>此控制</w:t>
      </w:r>
      <w:proofErr w:type="gramEnd"/>
      <w:r>
        <w:rPr>
          <w:rFonts w:hint="eastAsia"/>
        </w:rPr>
        <w:t>由张琪来负责</w:t>
      </w:r>
    </w:p>
    <w:p w14:paraId="7CEBC6E5" w14:textId="7793F1EC" w:rsidR="004802D2" w:rsidRDefault="004C1912" w:rsidP="004802D2">
      <w:pPr>
        <w:pStyle w:val="4"/>
        <w:ind w:left="420" w:firstLine="420"/>
      </w:pPr>
      <w:r>
        <w:t>10</w:t>
      </w:r>
      <w:r w:rsidR="004802D2">
        <w:rPr>
          <w:rFonts w:hint="eastAsia"/>
        </w:rPr>
        <w:t>.2.6</w:t>
      </w:r>
      <w:r w:rsidR="004802D2">
        <w:rPr>
          <w:rFonts w:hint="eastAsia"/>
        </w:rPr>
        <w:t>编写需求规格说明方面的控制</w:t>
      </w:r>
    </w:p>
    <w:p w14:paraId="00E39B41" w14:textId="77777777" w:rsidR="002B7085" w:rsidRDefault="002B7085" w:rsidP="002B7085">
      <w:pPr>
        <w:ind w:firstLine="420"/>
      </w:pPr>
      <w:r>
        <w:rPr>
          <w:rFonts w:hint="eastAsia"/>
        </w:rPr>
        <w:t>1</w:t>
      </w:r>
      <w:r>
        <w:rPr>
          <w:rFonts w:hint="eastAsia"/>
        </w:rPr>
        <w:t>．</w:t>
      </w:r>
      <w:r>
        <w:rPr>
          <w:rFonts w:hint="eastAsia"/>
        </w:rPr>
        <w:tab/>
      </w:r>
      <w:r>
        <w:rPr>
          <w:rFonts w:hint="eastAsia"/>
        </w:rPr>
        <w:t>定义并遵循一个需求开发过程，明确各个角色的职责并严格遵循</w:t>
      </w:r>
    </w:p>
    <w:p w14:paraId="36C7B167" w14:textId="77777777" w:rsidR="002B7085" w:rsidRDefault="002B7085" w:rsidP="002B7085">
      <w:pPr>
        <w:ind w:firstLine="420"/>
      </w:pPr>
      <w:r>
        <w:rPr>
          <w:rFonts w:hint="eastAsia"/>
        </w:rPr>
        <w:t>2</w:t>
      </w:r>
      <w:r>
        <w:rPr>
          <w:rFonts w:hint="eastAsia"/>
        </w:rPr>
        <w:t>．</w:t>
      </w:r>
      <w:r>
        <w:rPr>
          <w:rFonts w:hint="eastAsia"/>
        </w:rPr>
        <w:tab/>
      </w:r>
      <w:r>
        <w:rPr>
          <w:rFonts w:hint="eastAsia"/>
        </w:rPr>
        <w:t>对现有系统进行全面分析，在编写需求规格说明时要包括新系统的所有预期功能</w:t>
      </w:r>
    </w:p>
    <w:p w14:paraId="25ED9D61" w14:textId="77777777" w:rsidR="002B7085" w:rsidRDefault="002B7085" w:rsidP="002B7085">
      <w:pPr>
        <w:ind w:left="836" w:hanging="416"/>
      </w:pPr>
      <w:r>
        <w:rPr>
          <w:rFonts w:hint="eastAsia"/>
        </w:rPr>
        <w:t>3</w:t>
      </w:r>
      <w:r>
        <w:rPr>
          <w:rFonts w:hint="eastAsia"/>
        </w:rPr>
        <w:t>．</w:t>
      </w:r>
      <w:r>
        <w:rPr>
          <w:rFonts w:hint="eastAsia"/>
        </w:rPr>
        <w:tab/>
      </w:r>
      <w:r>
        <w:rPr>
          <w:rFonts w:hint="eastAsia"/>
        </w:rPr>
        <w:t>遵循一个变更控制流程，当接受变更时相应地更新需求，汇集换件涉众来评审修改过的需求规格说明</w:t>
      </w:r>
    </w:p>
    <w:p w14:paraId="27BB52D4" w14:textId="616F505D" w:rsidR="002B7085" w:rsidRDefault="002B7085" w:rsidP="002B7085">
      <w:pPr>
        <w:ind w:left="416" w:firstLine="4"/>
      </w:pPr>
      <w:r>
        <w:rPr>
          <w:rFonts w:hint="eastAsia"/>
        </w:rPr>
        <w:t>4</w:t>
      </w:r>
      <w:r>
        <w:rPr>
          <w:rFonts w:hint="eastAsia"/>
        </w:rPr>
        <w:t>．</w:t>
      </w:r>
      <w:r>
        <w:rPr>
          <w:rFonts w:hint="eastAsia"/>
        </w:rPr>
        <w:tab/>
      </w:r>
      <w:r>
        <w:rPr>
          <w:rFonts w:hint="eastAsia"/>
        </w:rPr>
        <w:t>定义并遵循需求文档良好的版本控制，将每次更新的文档都存入版本控制器中</w:t>
      </w:r>
    </w:p>
    <w:p w14:paraId="066AEF36" w14:textId="5E92C2AC" w:rsidR="003030B0" w:rsidRDefault="003030B0" w:rsidP="002B7085">
      <w:pPr>
        <w:ind w:left="416" w:firstLine="4"/>
      </w:pPr>
      <w:r>
        <w:rPr>
          <w:rFonts w:hint="eastAsia"/>
        </w:rPr>
        <w:t>5</w:t>
      </w:r>
      <w:r>
        <w:t>.</w:t>
      </w:r>
      <w:r>
        <w:tab/>
      </w:r>
      <w:proofErr w:type="gramStart"/>
      <w:r>
        <w:rPr>
          <w:rFonts w:hint="eastAsia"/>
        </w:rPr>
        <w:t>此控制</w:t>
      </w:r>
      <w:proofErr w:type="gramEnd"/>
      <w:r>
        <w:rPr>
          <w:rFonts w:hint="eastAsia"/>
        </w:rPr>
        <w:t>由</w:t>
      </w:r>
      <w:proofErr w:type="gramStart"/>
      <w:r>
        <w:rPr>
          <w:rFonts w:hint="eastAsia"/>
        </w:rPr>
        <w:t>宋翼虎负</w:t>
      </w:r>
      <w:proofErr w:type="gramEnd"/>
      <w:r>
        <w:rPr>
          <w:rFonts w:hint="eastAsia"/>
        </w:rPr>
        <w:t>责</w:t>
      </w:r>
    </w:p>
    <w:p w14:paraId="4301C76C" w14:textId="76D3D857" w:rsidR="002B7085" w:rsidRDefault="004C1912" w:rsidP="002B7085">
      <w:pPr>
        <w:pStyle w:val="4"/>
        <w:ind w:left="420" w:firstLine="420"/>
      </w:pPr>
      <w:r>
        <w:t>10</w:t>
      </w:r>
      <w:r w:rsidR="002B7085">
        <w:rPr>
          <w:rFonts w:hint="eastAsia"/>
        </w:rPr>
        <w:t>.2.7</w:t>
      </w:r>
      <w:r w:rsidR="002B7085">
        <w:rPr>
          <w:rFonts w:hint="eastAsia"/>
        </w:rPr>
        <w:t>需求确认方面的控制</w:t>
      </w:r>
    </w:p>
    <w:p w14:paraId="0437A00E" w14:textId="77777777" w:rsidR="002B7085" w:rsidRDefault="002B7085" w:rsidP="002B7085">
      <w:pPr>
        <w:ind w:firstLine="420"/>
      </w:pPr>
      <w:r>
        <w:rPr>
          <w:rFonts w:hint="eastAsia"/>
        </w:rPr>
        <w:t>1</w:t>
      </w:r>
      <w:r>
        <w:rPr>
          <w:rFonts w:hint="eastAsia"/>
        </w:rPr>
        <w:t>．</w:t>
      </w:r>
      <w:r>
        <w:rPr>
          <w:rFonts w:hint="eastAsia"/>
        </w:rPr>
        <w:tab/>
      </w:r>
      <w:r>
        <w:rPr>
          <w:rFonts w:hint="eastAsia"/>
        </w:rPr>
        <w:t>需求过程一开始，今早让客户参与需求文档审查，明确用户的验收标准</w:t>
      </w:r>
    </w:p>
    <w:p w14:paraId="6503E225" w14:textId="02121487" w:rsidR="002B7085" w:rsidRDefault="002B7085" w:rsidP="002B7085">
      <w:pPr>
        <w:ind w:firstLine="420"/>
      </w:pPr>
      <w:r>
        <w:rPr>
          <w:rFonts w:hint="eastAsia"/>
        </w:rPr>
        <w:t>2</w:t>
      </w:r>
      <w:r>
        <w:rPr>
          <w:rFonts w:hint="eastAsia"/>
        </w:rPr>
        <w:t>．</w:t>
      </w:r>
      <w:r>
        <w:rPr>
          <w:rFonts w:hint="eastAsia"/>
        </w:rPr>
        <w:tab/>
      </w:r>
      <w:r>
        <w:rPr>
          <w:rFonts w:hint="eastAsia"/>
        </w:rPr>
        <w:t>在需求获取期间</w:t>
      </w:r>
      <w:proofErr w:type="gramStart"/>
      <w:r>
        <w:rPr>
          <w:rFonts w:hint="eastAsia"/>
        </w:rPr>
        <w:t>让分析人员讨论非</w:t>
      </w:r>
      <w:proofErr w:type="gramEnd"/>
      <w:r>
        <w:rPr>
          <w:rFonts w:hint="eastAsia"/>
        </w:rPr>
        <w:t>功能性需求，明确指定性能目标与质量属性</w:t>
      </w:r>
    </w:p>
    <w:p w14:paraId="0AAA2F13" w14:textId="7BD61F94" w:rsidR="003030B0" w:rsidRDefault="003030B0" w:rsidP="002B7085">
      <w:pPr>
        <w:ind w:firstLine="420"/>
      </w:pPr>
      <w:r>
        <w:rPr>
          <w:rFonts w:hint="eastAsia"/>
        </w:rPr>
        <w:t>3</w:t>
      </w:r>
      <w:r>
        <w:t>.</w:t>
      </w:r>
      <w:r>
        <w:tab/>
      </w:r>
      <w:proofErr w:type="gramStart"/>
      <w:r>
        <w:rPr>
          <w:rFonts w:hint="eastAsia"/>
        </w:rPr>
        <w:t>此控制由郑巧雁</w:t>
      </w:r>
      <w:proofErr w:type="gramEnd"/>
      <w:r>
        <w:rPr>
          <w:rFonts w:hint="eastAsia"/>
        </w:rPr>
        <w:t>负责</w:t>
      </w:r>
    </w:p>
    <w:p w14:paraId="7AC41B22" w14:textId="7C1EB54A" w:rsidR="002B7085" w:rsidRDefault="004C1912" w:rsidP="002B7085">
      <w:pPr>
        <w:pStyle w:val="4"/>
        <w:ind w:left="420" w:firstLine="420"/>
      </w:pPr>
      <w:r>
        <w:t>10</w:t>
      </w:r>
      <w:r w:rsidR="002B7085">
        <w:rPr>
          <w:rFonts w:hint="eastAsia"/>
        </w:rPr>
        <w:t>.2.8</w:t>
      </w:r>
      <w:r w:rsidR="002B7085">
        <w:rPr>
          <w:rFonts w:hint="eastAsia"/>
        </w:rPr>
        <w:t>需求变更方面的控制</w:t>
      </w:r>
    </w:p>
    <w:p w14:paraId="7A3C36BA" w14:textId="77777777" w:rsidR="002B7085" w:rsidRDefault="002B7085" w:rsidP="002B7085">
      <w:pPr>
        <w:ind w:left="836" w:hanging="416"/>
      </w:pPr>
      <w:r>
        <w:rPr>
          <w:rFonts w:hint="eastAsia"/>
        </w:rPr>
        <w:t>1</w:t>
      </w:r>
      <w:r>
        <w:rPr>
          <w:rFonts w:hint="eastAsia"/>
        </w:rPr>
        <w:t>．</w:t>
      </w:r>
      <w:r>
        <w:rPr>
          <w:rFonts w:hint="eastAsia"/>
        </w:rPr>
        <w:tab/>
      </w:r>
      <w:r>
        <w:rPr>
          <w:rFonts w:hint="eastAsia"/>
        </w:rPr>
        <w:t>每一次需求的变更都需要与客户代表进行充分的沟通，成立变更控制委员会对提议的变更进行决策，并将结果告知客户代表</w:t>
      </w:r>
      <w:r>
        <w:rPr>
          <w:rFonts w:hint="eastAsia"/>
        </w:rPr>
        <w:t xml:space="preserve"> </w:t>
      </w:r>
    </w:p>
    <w:p w14:paraId="730C711B" w14:textId="77777777" w:rsidR="002B7085" w:rsidRDefault="002B7085" w:rsidP="002B7085">
      <w:pPr>
        <w:ind w:left="836" w:hanging="416"/>
      </w:pPr>
      <w:r>
        <w:rPr>
          <w:rFonts w:hint="eastAsia"/>
        </w:rPr>
        <w:t>2</w:t>
      </w:r>
      <w:r>
        <w:rPr>
          <w:rFonts w:hint="eastAsia"/>
        </w:rPr>
        <w:t>．</w:t>
      </w:r>
      <w:r>
        <w:rPr>
          <w:rFonts w:hint="eastAsia"/>
        </w:rPr>
        <w:tab/>
      </w:r>
      <w:r>
        <w:rPr>
          <w:rFonts w:hint="eastAsia"/>
        </w:rPr>
        <w:t>定义并交流项目范围，在需求获取活动中要有管理层参与；在制定进度计划时，要考虑意外情况并预留一定的时间；采用增量开发方法，快速响应新需求</w:t>
      </w:r>
    </w:p>
    <w:p w14:paraId="52A59ADD" w14:textId="0607A452" w:rsidR="004802D2" w:rsidRDefault="002B7085" w:rsidP="002B7085">
      <w:pPr>
        <w:ind w:left="836" w:hanging="416"/>
      </w:pPr>
      <w:r>
        <w:rPr>
          <w:rFonts w:hint="eastAsia"/>
        </w:rPr>
        <w:t>3</w:t>
      </w:r>
      <w:r>
        <w:rPr>
          <w:rFonts w:hint="eastAsia"/>
        </w:rPr>
        <w:t>．</w:t>
      </w:r>
      <w:r>
        <w:rPr>
          <w:rFonts w:hint="eastAsia"/>
        </w:rPr>
        <w:tab/>
      </w:r>
      <w:r>
        <w:rPr>
          <w:rFonts w:hint="eastAsia"/>
        </w:rPr>
        <w:t>用范围陈述来确定所提议的需求是属于范围之内还是范围之外，记录下对某一提议的需求否认的理由</w:t>
      </w:r>
    </w:p>
    <w:p w14:paraId="2DF9BEF2" w14:textId="77777777" w:rsidR="002B7085" w:rsidRDefault="002B7085" w:rsidP="002B7085">
      <w:pPr>
        <w:ind w:left="836" w:hanging="416"/>
      </w:pPr>
      <w:r>
        <w:rPr>
          <w:rFonts w:hint="eastAsia"/>
        </w:rPr>
        <w:t>4</w:t>
      </w:r>
      <w:r>
        <w:rPr>
          <w:rFonts w:hint="eastAsia"/>
        </w:rPr>
        <w:t>．</w:t>
      </w:r>
      <w:r>
        <w:rPr>
          <w:rFonts w:hint="eastAsia"/>
        </w:rPr>
        <w:tab/>
      </w:r>
      <w:r>
        <w:rPr>
          <w:rFonts w:hint="eastAsia"/>
        </w:rPr>
        <w:t>为每个需求制定负责人，变更控制过程需要包括交流机制，需求交流要包括所有影响部门和</w:t>
      </w:r>
      <w:proofErr w:type="gramStart"/>
      <w:r>
        <w:rPr>
          <w:rFonts w:hint="eastAsia"/>
        </w:rPr>
        <w:t>涉众</w:t>
      </w:r>
      <w:proofErr w:type="gramEnd"/>
    </w:p>
    <w:p w14:paraId="611F0721" w14:textId="77777777" w:rsidR="002B7085" w:rsidRDefault="002B7085" w:rsidP="002B7085">
      <w:pPr>
        <w:ind w:firstLine="420"/>
      </w:pPr>
      <w:r>
        <w:rPr>
          <w:rFonts w:hint="eastAsia"/>
        </w:rPr>
        <w:t>5</w:t>
      </w:r>
      <w:r>
        <w:rPr>
          <w:rFonts w:hint="eastAsia"/>
        </w:rPr>
        <w:t>．</w:t>
      </w:r>
      <w:r>
        <w:rPr>
          <w:rFonts w:hint="eastAsia"/>
        </w:rPr>
        <w:tab/>
      </w:r>
      <w:r>
        <w:rPr>
          <w:rFonts w:hint="eastAsia"/>
        </w:rPr>
        <w:t>获得管理层的支持并让所有涉众都严格参与需求变更控制过程</w:t>
      </w:r>
    </w:p>
    <w:p w14:paraId="7E61662F" w14:textId="4872DB78" w:rsidR="002B7085" w:rsidRDefault="002B7085" w:rsidP="002B7085">
      <w:pPr>
        <w:ind w:left="836" w:hanging="416"/>
      </w:pPr>
      <w:r>
        <w:rPr>
          <w:rFonts w:hint="eastAsia"/>
        </w:rPr>
        <w:t>6</w:t>
      </w:r>
      <w:r>
        <w:rPr>
          <w:rFonts w:hint="eastAsia"/>
        </w:rPr>
        <w:t>．</w:t>
      </w:r>
      <w:r>
        <w:rPr>
          <w:rFonts w:hint="eastAsia"/>
        </w:rPr>
        <w:tab/>
      </w:r>
      <w:r>
        <w:rPr>
          <w:rFonts w:hint="eastAsia"/>
        </w:rPr>
        <w:t>将变更可能带来的风险传达给所有受影响的涉众，使用跟踪信息来评估提议变更的影响分析</w:t>
      </w:r>
    </w:p>
    <w:p w14:paraId="795A5A77" w14:textId="6B8FCFEE" w:rsidR="003030B0" w:rsidRDefault="003030B0" w:rsidP="002B7085">
      <w:pPr>
        <w:ind w:left="836" w:hanging="416"/>
      </w:pPr>
      <w:r>
        <w:rPr>
          <w:rFonts w:hint="eastAsia"/>
        </w:rPr>
        <w:t>7</w:t>
      </w:r>
      <w:r>
        <w:t>.</w:t>
      </w:r>
      <w:r>
        <w:tab/>
      </w:r>
      <w:proofErr w:type="gramStart"/>
      <w:r>
        <w:rPr>
          <w:rFonts w:hint="eastAsia"/>
        </w:rPr>
        <w:t>此控制</w:t>
      </w:r>
      <w:proofErr w:type="gramEnd"/>
      <w:r>
        <w:rPr>
          <w:rFonts w:hint="eastAsia"/>
        </w:rPr>
        <w:t>由陈妍蓝负责</w:t>
      </w:r>
    </w:p>
    <w:p w14:paraId="6E37A1E5" w14:textId="77777777" w:rsidR="002B7085" w:rsidRPr="002B7085" w:rsidRDefault="002B7085" w:rsidP="002B7085">
      <w:pPr>
        <w:ind w:left="836" w:hanging="416"/>
      </w:pPr>
    </w:p>
    <w:p w14:paraId="5220B25B" w14:textId="07F6486C" w:rsidR="00D46756" w:rsidRDefault="004C1912" w:rsidP="00D46756">
      <w:pPr>
        <w:pStyle w:val="4"/>
        <w:ind w:left="420" w:firstLine="420"/>
      </w:pPr>
      <w:r>
        <w:t>10</w:t>
      </w:r>
      <w:r w:rsidR="00D46756">
        <w:rPr>
          <w:rFonts w:hint="eastAsia"/>
        </w:rPr>
        <w:t>.2.9</w:t>
      </w:r>
      <w:r w:rsidR="00D46756">
        <w:rPr>
          <w:rFonts w:hint="eastAsia"/>
        </w:rPr>
        <w:t>人员的控制</w:t>
      </w:r>
    </w:p>
    <w:p w14:paraId="66D92016" w14:textId="77777777" w:rsidR="002B7085" w:rsidRDefault="002B7085" w:rsidP="002B7085">
      <w:pPr>
        <w:ind w:left="836" w:hanging="416"/>
      </w:pPr>
      <w:r>
        <w:rPr>
          <w:rFonts w:hint="eastAsia"/>
        </w:rPr>
        <w:t>1</w:t>
      </w:r>
      <w:r>
        <w:rPr>
          <w:rFonts w:hint="eastAsia"/>
        </w:rPr>
        <w:t>．</w:t>
      </w:r>
      <w:r>
        <w:rPr>
          <w:rFonts w:hint="eastAsia"/>
        </w:rPr>
        <w:tab/>
      </w:r>
      <w:r>
        <w:rPr>
          <w:rFonts w:hint="eastAsia"/>
        </w:rPr>
        <w:t>尽快响应人员变更机制，新的项目经理应尽快熟悉整个管理过程，并明确每个人的职责</w:t>
      </w:r>
    </w:p>
    <w:p w14:paraId="32B0E7C6" w14:textId="77777777" w:rsidR="002B7085" w:rsidRDefault="002B7085" w:rsidP="002B7085">
      <w:pPr>
        <w:ind w:firstLine="420"/>
      </w:pPr>
      <w:r>
        <w:rPr>
          <w:rFonts w:hint="eastAsia"/>
        </w:rPr>
        <w:t>2</w:t>
      </w:r>
      <w:r>
        <w:rPr>
          <w:rFonts w:hint="eastAsia"/>
        </w:rPr>
        <w:t>．</w:t>
      </w:r>
      <w:r>
        <w:rPr>
          <w:rFonts w:hint="eastAsia"/>
        </w:rPr>
        <w:tab/>
      </w:r>
      <w:r>
        <w:rPr>
          <w:rFonts w:hint="eastAsia"/>
        </w:rPr>
        <w:t>重新安排项目进度与任务分配</w:t>
      </w:r>
    </w:p>
    <w:p w14:paraId="47B87377" w14:textId="77777777" w:rsidR="002B7085" w:rsidRDefault="002B7085" w:rsidP="002B7085">
      <w:pPr>
        <w:ind w:firstLine="420"/>
      </w:pPr>
      <w:r>
        <w:rPr>
          <w:rFonts w:hint="eastAsia"/>
        </w:rPr>
        <w:t>3</w:t>
      </w:r>
      <w:r>
        <w:rPr>
          <w:rFonts w:hint="eastAsia"/>
        </w:rPr>
        <w:t>．</w:t>
      </w:r>
      <w:r>
        <w:rPr>
          <w:rFonts w:hint="eastAsia"/>
        </w:rPr>
        <w:tab/>
      </w:r>
      <w:r>
        <w:rPr>
          <w:rFonts w:hint="eastAsia"/>
        </w:rPr>
        <w:t>让新成员快速明确该项目，分配好任务使其尽快加入到该项目的开发中</w:t>
      </w:r>
    </w:p>
    <w:p w14:paraId="0A328296" w14:textId="0728D161" w:rsidR="002B7085" w:rsidRDefault="002B7085" w:rsidP="002B7085">
      <w:pPr>
        <w:ind w:firstLine="420"/>
      </w:pPr>
      <w:r>
        <w:rPr>
          <w:rFonts w:hint="eastAsia"/>
        </w:rPr>
        <w:t>4</w:t>
      </w:r>
      <w:r>
        <w:rPr>
          <w:rFonts w:hint="eastAsia"/>
        </w:rPr>
        <w:t>．</w:t>
      </w:r>
      <w:r>
        <w:rPr>
          <w:rFonts w:hint="eastAsia"/>
        </w:rPr>
        <w:tab/>
      </w:r>
      <w:r>
        <w:rPr>
          <w:rFonts w:hint="eastAsia"/>
        </w:rPr>
        <w:t>通过变更机制让其他人员顶替或将根据当时的情况对任务进行适当的分配</w:t>
      </w:r>
    </w:p>
    <w:p w14:paraId="43F529B7" w14:textId="0C983C4D" w:rsidR="003030B0" w:rsidRPr="0094098E" w:rsidRDefault="003030B0" w:rsidP="002B7085">
      <w:pPr>
        <w:ind w:firstLine="420"/>
      </w:pPr>
      <w:r>
        <w:rPr>
          <w:rFonts w:hint="eastAsia"/>
        </w:rPr>
        <w:t>5</w:t>
      </w:r>
      <w:r>
        <w:t>.</w:t>
      </w:r>
      <w:r>
        <w:tab/>
      </w:r>
      <w:proofErr w:type="gramStart"/>
      <w:r>
        <w:rPr>
          <w:rFonts w:hint="eastAsia"/>
        </w:rPr>
        <w:t>此控制</w:t>
      </w:r>
      <w:proofErr w:type="gramEnd"/>
      <w:r>
        <w:rPr>
          <w:rFonts w:hint="eastAsia"/>
        </w:rPr>
        <w:t>由陈妍蓝负责</w:t>
      </w:r>
    </w:p>
    <w:p w14:paraId="3F9589ED" w14:textId="77777777" w:rsidR="002B7085" w:rsidRPr="002B7085" w:rsidRDefault="002B7085" w:rsidP="002B7085"/>
    <w:p w14:paraId="54928448" w14:textId="77777777" w:rsidR="002B7085" w:rsidRPr="002B7085" w:rsidRDefault="002B7085" w:rsidP="002B7085"/>
    <w:p w14:paraId="13E0787D" w14:textId="0D3AC04C" w:rsidR="00D46756" w:rsidRDefault="004C1912" w:rsidP="00D46756">
      <w:pPr>
        <w:pStyle w:val="1"/>
      </w:pPr>
      <w:bookmarkStart w:id="88" w:name="_Toc531382788"/>
      <w:r>
        <w:t>11</w:t>
      </w:r>
      <w:r w:rsidR="00D46756">
        <w:rPr>
          <w:rFonts w:hint="eastAsia"/>
        </w:rPr>
        <w:t>.</w:t>
      </w:r>
      <w:r w:rsidR="00D46756">
        <w:rPr>
          <w:rFonts w:hint="eastAsia"/>
        </w:rPr>
        <w:t>配置系统管理指南</w:t>
      </w:r>
      <w:bookmarkEnd w:id="88"/>
    </w:p>
    <w:p w14:paraId="4B4C7D40" w14:textId="44843DB1" w:rsidR="00D46756" w:rsidRDefault="004C1912" w:rsidP="00D46756">
      <w:pPr>
        <w:pStyle w:val="2"/>
        <w:ind w:firstLine="420"/>
      </w:pPr>
      <w:bookmarkStart w:id="89" w:name="_Toc531382789"/>
      <w:r>
        <w:t>11</w:t>
      </w:r>
      <w:r w:rsidR="00D46756">
        <w:rPr>
          <w:rFonts w:hint="eastAsia"/>
        </w:rPr>
        <w:t>.1</w:t>
      </w:r>
      <w:r w:rsidR="00D46756">
        <w:rPr>
          <w:rFonts w:hint="eastAsia"/>
        </w:rPr>
        <w:t>配置管理负责人</w:t>
      </w:r>
      <w:bookmarkEnd w:id="89"/>
    </w:p>
    <w:p w14:paraId="7D8B694A" w14:textId="337068EA" w:rsidR="004D3B99" w:rsidRPr="004D3B99" w:rsidRDefault="004D3B99" w:rsidP="004D3B99">
      <w:r>
        <w:rPr>
          <w:rFonts w:hint="eastAsia"/>
        </w:rPr>
        <w:t>陈妍蓝</w:t>
      </w:r>
    </w:p>
    <w:p w14:paraId="2104A5C9" w14:textId="3B8A35BE" w:rsidR="00D46756" w:rsidRDefault="00D46756" w:rsidP="00D46756">
      <w:pPr>
        <w:pStyle w:val="2"/>
      </w:pPr>
      <w:r>
        <w:tab/>
      </w:r>
      <w:bookmarkStart w:id="90" w:name="_Toc531382790"/>
      <w:r w:rsidR="004C1912">
        <w:t>11</w:t>
      </w:r>
      <w:r>
        <w:rPr>
          <w:rFonts w:hint="eastAsia"/>
        </w:rPr>
        <w:t>.2</w:t>
      </w:r>
      <w:r>
        <w:rPr>
          <w:rFonts w:hint="eastAsia"/>
        </w:rPr>
        <w:t>版本管理</w:t>
      </w:r>
      <w:bookmarkEnd w:id="90"/>
    </w:p>
    <w:p w14:paraId="0C08524C" w14:textId="65BD5068" w:rsidR="004D3B99" w:rsidRDefault="004D3B99" w:rsidP="004D3B99">
      <w:r>
        <w:rPr>
          <w:rFonts w:hint="eastAsia"/>
        </w:rPr>
        <w:t>小组采用配置管理工具为</w:t>
      </w:r>
      <w:r>
        <w:rPr>
          <w:rFonts w:hint="eastAsia"/>
        </w:rPr>
        <w:t>G</w:t>
      </w:r>
      <w:r>
        <w:t>IT</w:t>
      </w:r>
    </w:p>
    <w:p w14:paraId="2AC2A4DC" w14:textId="435C4408" w:rsidR="004D3B99" w:rsidRDefault="004D3B99" w:rsidP="004D3B99">
      <w:r>
        <w:rPr>
          <w:rFonts w:hint="eastAsia"/>
        </w:rPr>
        <w:t>服务器部署在</w:t>
      </w:r>
      <w:r>
        <w:rPr>
          <w:rFonts w:hint="eastAsia"/>
        </w:rPr>
        <w:t>GitHub</w:t>
      </w:r>
      <w:r>
        <w:rPr>
          <w:rFonts w:hint="eastAsia"/>
        </w:rPr>
        <w:t>，</w:t>
      </w:r>
      <w:r w:rsidRPr="004D3B99">
        <w:rPr>
          <w:rFonts w:hint="eastAsia"/>
        </w:rPr>
        <w:t>地址为</w:t>
      </w:r>
      <w:r w:rsidRPr="004D3B99">
        <w:t>git@github.com:PRD2018-G18/PRD2018.git</w:t>
      </w:r>
      <w:r w:rsidRPr="004D3B99">
        <w:rPr>
          <w:rFonts w:hint="eastAsia"/>
        </w:rPr>
        <w:t xml:space="preserve"> </w:t>
      </w:r>
      <w:r w:rsidRPr="004D3B99">
        <w:t>，仓库名字为</w:t>
      </w:r>
      <w:r w:rsidRPr="004D3B99">
        <w:rPr>
          <w:rFonts w:hint="eastAsia"/>
        </w:rPr>
        <w:t>P</w:t>
      </w:r>
      <w:r w:rsidRPr="004D3B99">
        <w:t>RD2018</w:t>
      </w:r>
    </w:p>
    <w:p w14:paraId="7ACE7D9B" w14:textId="6E4EF836" w:rsidR="004D3B99" w:rsidRDefault="004D3B99" w:rsidP="004D3B99">
      <w:r>
        <w:rPr>
          <w:rFonts w:hint="eastAsia"/>
        </w:rPr>
        <w:t>客户端在小组成员本机上安装</w:t>
      </w:r>
      <w:r>
        <w:rPr>
          <w:rFonts w:hint="eastAsia"/>
        </w:rPr>
        <w:t>git</w:t>
      </w:r>
      <w:r>
        <w:rPr>
          <w:rFonts w:hint="eastAsia"/>
        </w:rPr>
        <w:t>和</w:t>
      </w:r>
      <w:r>
        <w:t>S</w:t>
      </w:r>
      <w:r>
        <w:rPr>
          <w:rFonts w:hint="eastAsia"/>
        </w:rPr>
        <w:t>ourceTree</w:t>
      </w:r>
    </w:p>
    <w:p w14:paraId="6CE3B9D4" w14:textId="5097B4F4" w:rsidR="004D3B99" w:rsidRDefault="004D3B99" w:rsidP="004D3B99">
      <w:r>
        <w:rPr>
          <w:rFonts w:hint="eastAsia"/>
        </w:rPr>
        <w:t>若在使用版本控制系统中遇到任何自行解决成功率在</w:t>
      </w:r>
      <w:r>
        <w:rPr>
          <w:rFonts w:hint="eastAsia"/>
        </w:rPr>
        <w:t>90%</w:t>
      </w:r>
      <w:r>
        <w:rPr>
          <w:rFonts w:hint="eastAsia"/>
        </w:rPr>
        <w:t>以下的问题，及时联系配置管理员陈妍蓝解决。</w:t>
      </w:r>
    </w:p>
    <w:p w14:paraId="775CEEFA" w14:textId="77777777" w:rsidR="004D3B99" w:rsidRDefault="004D3B99" w:rsidP="004D3B99">
      <w:r>
        <w:rPr>
          <w:rFonts w:hint="eastAsia"/>
        </w:rPr>
        <w:t>每次提交时应当有注释，注释包括时间和做了什么事情。</w:t>
      </w:r>
    </w:p>
    <w:p w14:paraId="4348DB7D" w14:textId="4EF5A47E" w:rsidR="004D3B99" w:rsidRDefault="004D3B99" w:rsidP="004D3B99">
      <w:r>
        <w:rPr>
          <w:rFonts w:hint="eastAsia"/>
        </w:rPr>
        <w:t>陈妍</w:t>
      </w:r>
      <w:proofErr w:type="gramStart"/>
      <w:r>
        <w:rPr>
          <w:rFonts w:hint="eastAsia"/>
        </w:rPr>
        <w:t>蓝联</w:t>
      </w:r>
      <w:proofErr w:type="gramEnd"/>
      <w:r>
        <w:rPr>
          <w:rFonts w:hint="eastAsia"/>
        </w:rPr>
        <w:t>系方式：</w:t>
      </w:r>
    </w:p>
    <w:p w14:paraId="40B447D2" w14:textId="027664CB" w:rsidR="004D3B99" w:rsidRDefault="004D3B99" w:rsidP="004D3B99">
      <w:r w:rsidRPr="004D3B99">
        <w:rPr>
          <w:rFonts w:hint="eastAsia"/>
        </w:rPr>
        <w:t>T</w:t>
      </w:r>
      <w:r w:rsidRPr="004D3B99">
        <w:t>EL:15858257692</w:t>
      </w:r>
    </w:p>
    <w:p w14:paraId="66951FB5" w14:textId="503A2BC6" w:rsidR="004D3B99" w:rsidRPr="004D3B99" w:rsidRDefault="004D3B99" w:rsidP="004D3B99">
      <w:r>
        <w:rPr>
          <w:rFonts w:hint="eastAsia"/>
        </w:rPr>
        <w:t>Q</w:t>
      </w:r>
      <w:r>
        <w:t>Q</w:t>
      </w:r>
      <w:r>
        <w:rPr>
          <w:rFonts w:hint="eastAsia"/>
        </w:rPr>
        <w:t>：</w:t>
      </w:r>
      <w:r>
        <w:rPr>
          <w:rFonts w:hint="eastAsia"/>
        </w:rPr>
        <w:t>3</w:t>
      </w:r>
      <w:r>
        <w:t>73807645</w:t>
      </w:r>
    </w:p>
    <w:p w14:paraId="1C9EDAED" w14:textId="330C4766" w:rsidR="00D46756" w:rsidRDefault="00D46756" w:rsidP="00D46756">
      <w:pPr>
        <w:pStyle w:val="2"/>
      </w:pPr>
      <w:r>
        <w:tab/>
      </w:r>
      <w:bookmarkStart w:id="91" w:name="_Toc531382791"/>
      <w:r w:rsidR="004C1912">
        <w:t>11</w:t>
      </w:r>
      <w:r>
        <w:rPr>
          <w:rFonts w:hint="eastAsia"/>
        </w:rPr>
        <w:t>.3</w:t>
      </w:r>
      <w:r>
        <w:rPr>
          <w:rFonts w:hint="eastAsia"/>
        </w:rPr>
        <w:t>版本提交</w:t>
      </w:r>
      <w:bookmarkEnd w:id="91"/>
    </w:p>
    <w:p w14:paraId="14F0F09E" w14:textId="77777777" w:rsidR="00040D29" w:rsidRDefault="00040D29" w:rsidP="00040D29">
      <w:pPr>
        <w:pStyle w:val="af"/>
        <w:numPr>
          <w:ilvl w:val="0"/>
          <w:numId w:val="28"/>
        </w:numPr>
        <w:ind w:firstLineChars="0"/>
      </w:pPr>
      <w:r>
        <w:rPr>
          <w:rFonts w:hint="eastAsia"/>
        </w:rPr>
        <w:t>通过版本控制</w:t>
      </w:r>
      <w:proofErr w:type="gramStart"/>
      <w:r>
        <w:rPr>
          <w:rFonts w:hint="eastAsia"/>
        </w:rPr>
        <w:t>器保证</w:t>
      </w:r>
      <w:proofErr w:type="gramEnd"/>
      <w:r>
        <w:rPr>
          <w:rFonts w:hint="eastAsia"/>
        </w:rPr>
        <w:t>修改文件是最新的文件。</w:t>
      </w:r>
    </w:p>
    <w:p w14:paraId="7A4BA208" w14:textId="77777777" w:rsidR="00040D29" w:rsidRDefault="00040D29" w:rsidP="00040D29">
      <w:pPr>
        <w:pStyle w:val="af"/>
        <w:numPr>
          <w:ilvl w:val="0"/>
          <w:numId w:val="28"/>
        </w:numPr>
        <w:ind w:firstLineChars="0"/>
      </w:pPr>
      <w:r>
        <w:rPr>
          <w:rFonts w:hint="eastAsia"/>
        </w:rPr>
        <w:t>通过</w:t>
      </w:r>
      <w:proofErr w:type="spellStart"/>
      <w:r>
        <w:rPr>
          <w:rFonts w:hint="eastAsia"/>
        </w:rPr>
        <w:t>Sourcetree</w:t>
      </w:r>
      <w:proofErr w:type="spellEnd"/>
      <w:r>
        <w:rPr>
          <w:rFonts w:hint="eastAsia"/>
        </w:rPr>
        <w:t>、</w:t>
      </w:r>
      <w:proofErr w:type="spellStart"/>
      <w:r>
        <w:rPr>
          <w:rFonts w:hint="eastAsia"/>
        </w:rPr>
        <w:t>GitBash</w:t>
      </w:r>
      <w:proofErr w:type="spellEnd"/>
      <w:r>
        <w:rPr>
          <w:rFonts w:hint="eastAsia"/>
        </w:rPr>
        <w:t>提交修改的</w:t>
      </w:r>
      <w:r>
        <w:rPr>
          <w:rFonts w:hint="eastAsia"/>
        </w:rPr>
        <w:t>commit</w:t>
      </w:r>
      <w:r>
        <w:rPr>
          <w:rFonts w:hint="eastAsia"/>
        </w:rPr>
        <w:t>。</w:t>
      </w:r>
      <w:r>
        <w:rPr>
          <w:rFonts w:hint="eastAsia"/>
        </w:rPr>
        <w:t>commit</w:t>
      </w:r>
      <w:r>
        <w:rPr>
          <w:rFonts w:hint="eastAsia"/>
        </w:rPr>
        <w:t>要备注有修改日期</w:t>
      </w:r>
    </w:p>
    <w:p w14:paraId="4293F56E" w14:textId="77777777" w:rsidR="00040D29" w:rsidRDefault="00040D29" w:rsidP="00040D29">
      <w:pPr>
        <w:pStyle w:val="af"/>
        <w:numPr>
          <w:ilvl w:val="0"/>
          <w:numId w:val="28"/>
        </w:numPr>
        <w:ind w:firstLineChars="0"/>
      </w:pPr>
      <w:r>
        <w:rPr>
          <w:rFonts w:hint="eastAsia"/>
        </w:rPr>
        <w:t>将</w:t>
      </w:r>
      <w:r>
        <w:rPr>
          <w:rFonts w:hint="eastAsia"/>
        </w:rPr>
        <w:t>commit</w:t>
      </w:r>
      <w:r>
        <w:rPr>
          <w:rFonts w:hint="eastAsia"/>
        </w:rPr>
        <w:t>上传至版本控制器</w:t>
      </w:r>
    </w:p>
    <w:p w14:paraId="51815622" w14:textId="58B605AF" w:rsidR="004D3B99" w:rsidRDefault="009F17E0" w:rsidP="00424036">
      <w:pPr>
        <w:pStyle w:val="2"/>
        <w:ind w:firstLine="360"/>
      </w:pPr>
      <w:bookmarkStart w:id="92" w:name="_Toc531382792"/>
      <w:r>
        <w:rPr>
          <w:rFonts w:hint="eastAsia"/>
        </w:rPr>
        <w:t>1</w:t>
      </w:r>
      <w:r>
        <w:t xml:space="preserve">1.4 </w:t>
      </w:r>
      <w:r>
        <w:rPr>
          <w:rFonts w:hint="eastAsia"/>
        </w:rPr>
        <w:t>目录管理</w:t>
      </w:r>
      <w:bookmarkEnd w:id="92"/>
    </w:p>
    <w:p w14:paraId="7AE91099" w14:textId="77777777" w:rsidR="009F17E0" w:rsidRDefault="009F17E0" w:rsidP="009F17E0">
      <w:pPr>
        <w:rPr>
          <w:noProof/>
        </w:rPr>
      </w:pPr>
    </w:p>
    <w:p w14:paraId="5A0501A2" w14:textId="1819CF31" w:rsidR="009F17E0" w:rsidRDefault="009F17E0" w:rsidP="009F17E0">
      <w:r>
        <w:rPr>
          <w:noProof/>
        </w:rPr>
        <w:drawing>
          <wp:inline distT="0" distB="0" distL="0" distR="0" wp14:anchorId="0A9F30B6" wp14:editId="4E8789C0">
            <wp:extent cx="5047578" cy="427482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062" t="21062" r="24585" b="12158"/>
                    <a:stretch/>
                  </pic:blipFill>
                  <pic:spPr bwMode="auto">
                    <a:xfrm>
                      <a:off x="0" y="0"/>
                      <a:ext cx="5061034" cy="4286216"/>
                    </a:xfrm>
                    <a:prstGeom prst="rect">
                      <a:avLst/>
                    </a:prstGeom>
                    <a:ln>
                      <a:noFill/>
                    </a:ln>
                    <a:extLst>
                      <a:ext uri="{53640926-AAD7-44D8-BBD7-CCE9431645EC}">
                        <a14:shadowObscured xmlns:a14="http://schemas.microsoft.com/office/drawing/2010/main"/>
                      </a:ext>
                    </a:extLst>
                  </pic:spPr>
                </pic:pic>
              </a:graphicData>
            </a:graphic>
          </wp:inline>
        </w:drawing>
      </w:r>
    </w:p>
    <w:p w14:paraId="312E5A9A" w14:textId="41290727" w:rsidR="00424036" w:rsidRDefault="00424036" w:rsidP="00424036">
      <w:pPr>
        <w:pStyle w:val="2"/>
      </w:pPr>
      <w:r>
        <w:tab/>
      </w:r>
      <w:bookmarkStart w:id="93" w:name="_Toc531382793"/>
      <w:r>
        <w:t xml:space="preserve">11.5 </w:t>
      </w:r>
      <w:r>
        <w:rPr>
          <w:rFonts w:hint="eastAsia"/>
        </w:rPr>
        <w:t>分支管理</w:t>
      </w:r>
      <w:bookmarkEnd w:id="93"/>
    </w:p>
    <w:p w14:paraId="4A50B9D7" w14:textId="77777777" w:rsidR="00424036" w:rsidRDefault="00424036" w:rsidP="00424036">
      <w:pPr>
        <w:rPr>
          <w:noProof/>
        </w:rPr>
      </w:pPr>
    </w:p>
    <w:p w14:paraId="5E043523" w14:textId="24CD843B" w:rsidR="00424036" w:rsidRDefault="00424036" w:rsidP="00424036">
      <w:r>
        <w:rPr>
          <w:noProof/>
        </w:rPr>
        <w:drawing>
          <wp:inline distT="0" distB="0" distL="0" distR="0" wp14:anchorId="395E4086" wp14:editId="7078BBD8">
            <wp:extent cx="5516880" cy="3760108"/>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617" t="19264" r="18661" b="18065"/>
                    <a:stretch/>
                  </pic:blipFill>
                  <pic:spPr bwMode="auto">
                    <a:xfrm>
                      <a:off x="0" y="0"/>
                      <a:ext cx="5531377" cy="3769989"/>
                    </a:xfrm>
                    <a:prstGeom prst="rect">
                      <a:avLst/>
                    </a:prstGeom>
                    <a:ln>
                      <a:noFill/>
                    </a:ln>
                    <a:extLst>
                      <a:ext uri="{53640926-AAD7-44D8-BBD7-CCE9431645EC}">
                        <a14:shadowObscured xmlns:a14="http://schemas.microsoft.com/office/drawing/2010/main"/>
                      </a:ext>
                    </a:extLst>
                  </pic:spPr>
                </pic:pic>
              </a:graphicData>
            </a:graphic>
          </wp:inline>
        </w:drawing>
      </w:r>
    </w:p>
    <w:p w14:paraId="404F8251" w14:textId="46AFAD45" w:rsidR="00C54595" w:rsidRDefault="00C54595" w:rsidP="00C54595">
      <w:pPr>
        <w:ind w:left="420" w:firstLine="420"/>
      </w:pPr>
      <w:proofErr w:type="spellStart"/>
      <w:r>
        <w:t>milestoneX</w:t>
      </w:r>
      <w:proofErr w:type="spellEnd"/>
      <w:r>
        <w:rPr>
          <w:rFonts w:hint="eastAsia"/>
        </w:rPr>
        <w:t>（</w:t>
      </w:r>
      <w:r>
        <w:rPr>
          <w:rFonts w:hint="eastAsia"/>
        </w:rPr>
        <w:t>X</w:t>
      </w:r>
      <w:r>
        <w:t>=1,2,3,</w:t>
      </w:r>
      <w:r>
        <w:rPr>
          <w:rFonts w:hint="eastAsia"/>
        </w:rPr>
        <w:t>……</w:t>
      </w:r>
      <w:r>
        <w:t>,</w:t>
      </w:r>
      <w:proofErr w:type="spellStart"/>
      <w:r>
        <w:t>n,</w:t>
      </w:r>
      <w:r>
        <w:rPr>
          <w:rFonts w:hint="eastAsia"/>
        </w:rPr>
        <w:t>n</w:t>
      </w:r>
      <w:proofErr w:type="spellEnd"/>
      <w:r>
        <w:rPr>
          <w:rFonts w:hint="eastAsia"/>
        </w:rPr>
        <w:t>为里程碑数量）：每个里程碑的分支，评审过后合并到主分支，遇到冲突则交给组内讨论解决（讨论参与者为配置管理员陈妍蓝和</w:t>
      </w:r>
      <w:proofErr w:type="gramStart"/>
      <w:r>
        <w:rPr>
          <w:rFonts w:hint="eastAsia"/>
        </w:rPr>
        <w:t>发冲突</w:t>
      </w:r>
      <w:proofErr w:type="gramEnd"/>
      <w:r>
        <w:rPr>
          <w:rFonts w:hint="eastAsia"/>
        </w:rPr>
        <w:t>段落的多个编写人）。</w:t>
      </w:r>
    </w:p>
    <w:p w14:paraId="454736F7" w14:textId="23A97C19" w:rsidR="00C54595" w:rsidRDefault="00C54595" w:rsidP="00C54595">
      <w:pPr>
        <w:ind w:left="420" w:firstLine="420"/>
      </w:pPr>
      <w:proofErr w:type="spellStart"/>
      <w:r>
        <w:t>Cyl</w:t>
      </w:r>
      <w:proofErr w:type="spellEnd"/>
      <w:r>
        <w:t>/</w:t>
      </w:r>
      <w:proofErr w:type="spellStart"/>
      <w:r>
        <w:t>czy</w:t>
      </w:r>
      <w:proofErr w:type="spellEnd"/>
      <w:r>
        <w:t>/</w:t>
      </w:r>
      <w:proofErr w:type="spellStart"/>
      <w:r>
        <w:t>zq</w:t>
      </w:r>
      <w:proofErr w:type="spellEnd"/>
      <w:r>
        <w:t>/</w:t>
      </w:r>
      <w:proofErr w:type="spellStart"/>
      <w:r>
        <w:t>syh</w:t>
      </w:r>
      <w:proofErr w:type="spellEnd"/>
      <w:r>
        <w:t>/</w:t>
      </w:r>
      <w:proofErr w:type="spellStart"/>
      <w:r>
        <w:t>zqy</w:t>
      </w:r>
      <w:proofErr w:type="spellEnd"/>
      <w:r>
        <w:rPr>
          <w:rFonts w:hint="eastAsia"/>
        </w:rPr>
        <w:t>：组成员分支，从里程碑分支</w:t>
      </w:r>
      <w:proofErr w:type="spellStart"/>
      <w:r>
        <w:t>pull&amp;push</w:t>
      </w:r>
      <w:proofErr w:type="spellEnd"/>
      <w:r>
        <w:rPr>
          <w:rFonts w:hint="eastAsia"/>
        </w:rPr>
        <w:t>文件。</w:t>
      </w:r>
    </w:p>
    <w:p w14:paraId="7B567EE8" w14:textId="77777777" w:rsidR="00C54595" w:rsidRPr="00424036" w:rsidRDefault="00C54595" w:rsidP="00424036"/>
    <w:p w14:paraId="42448D91" w14:textId="3B78E80B" w:rsidR="00D46756" w:rsidRDefault="00D46756" w:rsidP="00D46756">
      <w:pPr>
        <w:pStyle w:val="3"/>
      </w:pPr>
      <w:r>
        <w:tab/>
      </w:r>
      <w:bookmarkStart w:id="94" w:name="_Toc531382794"/>
      <w:r w:rsidR="004C1912">
        <w:t>11</w:t>
      </w:r>
      <w:r>
        <w:rPr>
          <w:rFonts w:hint="eastAsia"/>
        </w:rPr>
        <w:t>.</w:t>
      </w:r>
      <w:r w:rsidR="00C54595">
        <w:t xml:space="preserve">6 </w:t>
      </w:r>
      <w:r>
        <w:rPr>
          <w:rFonts w:hint="eastAsia"/>
        </w:rPr>
        <w:t>变更控制</w:t>
      </w:r>
      <w:bookmarkEnd w:id="94"/>
    </w:p>
    <w:p w14:paraId="4F4D95C1" w14:textId="21D201D1" w:rsidR="00D46756" w:rsidRDefault="004C1912" w:rsidP="00D46756">
      <w:pPr>
        <w:pStyle w:val="4"/>
        <w:ind w:left="420" w:firstLine="420"/>
      </w:pPr>
      <w:r>
        <w:t>11</w:t>
      </w:r>
      <w:r w:rsidR="00D46756">
        <w:rPr>
          <w:rFonts w:hint="eastAsia"/>
        </w:rPr>
        <w:t>.</w:t>
      </w:r>
      <w:r w:rsidR="00C54595">
        <w:t>6</w:t>
      </w:r>
      <w:r w:rsidR="00D46756">
        <w:rPr>
          <w:rFonts w:hint="eastAsia"/>
        </w:rPr>
        <w:t>.1</w:t>
      </w:r>
      <w:r w:rsidR="00D46756">
        <w:rPr>
          <w:rFonts w:hint="eastAsia"/>
        </w:rPr>
        <w:t>文档更新</w:t>
      </w:r>
    </w:p>
    <w:p w14:paraId="32BBBE29" w14:textId="77777777" w:rsidR="00040D29" w:rsidRDefault="00040D29" w:rsidP="00040D29">
      <w:pPr>
        <w:ind w:left="420" w:firstLine="420"/>
      </w:pPr>
      <w:r>
        <w:rPr>
          <w:rFonts w:hint="eastAsia"/>
        </w:rPr>
        <w:t>每次工作前，必须通过</w:t>
      </w:r>
      <w:r>
        <w:rPr>
          <w:rFonts w:hint="eastAsia"/>
        </w:rPr>
        <w:t>git</w:t>
      </w:r>
      <w:r>
        <w:rPr>
          <w:rFonts w:hint="eastAsia"/>
        </w:rPr>
        <w:t>同步到当前文档的最新版本。</w:t>
      </w:r>
    </w:p>
    <w:p w14:paraId="1EBCAE48" w14:textId="77777777" w:rsidR="00040D29" w:rsidRPr="00040D29" w:rsidRDefault="00040D29" w:rsidP="00040D29"/>
    <w:p w14:paraId="716A5314" w14:textId="5B0D545D" w:rsidR="00D46756" w:rsidRDefault="004C1912" w:rsidP="00D46756">
      <w:pPr>
        <w:pStyle w:val="4"/>
        <w:ind w:left="420" w:firstLine="420"/>
      </w:pPr>
      <w:r>
        <w:t>11</w:t>
      </w:r>
      <w:r w:rsidR="00D46756">
        <w:rPr>
          <w:rFonts w:hint="eastAsia"/>
        </w:rPr>
        <w:t>.</w:t>
      </w:r>
      <w:r w:rsidR="00C54595">
        <w:t>6</w:t>
      </w:r>
      <w:r w:rsidR="00D46756">
        <w:rPr>
          <w:rFonts w:hint="eastAsia"/>
        </w:rPr>
        <w:t>.2</w:t>
      </w:r>
      <w:r w:rsidR="00D46756">
        <w:rPr>
          <w:rFonts w:hint="eastAsia"/>
        </w:rPr>
        <w:t>内容变更</w:t>
      </w:r>
    </w:p>
    <w:p w14:paraId="3B5724CE" w14:textId="77777777" w:rsidR="00040D29" w:rsidRDefault="00040D29" w:rsidP="00040D29">
      <w:pPr>
        <w:ind w:left="840"/>
      </w:pPr>
      <w:r>
        <w:rPr>
          <w:rFonts w:hint="eastAsia"/>
        </w:rPr>
        <w:t>每次变更冲突必须告知配置管理员，由管理员根据实际情况统筹修改</w:t>
      </w:r>
    </w:p>
    <w:p w14:paraId="2F2E97BF" w14:textId="77777777" w:rsidR="00040D29" w:rsidRPr="00040D29" w:rsidRDefault="00040D29" w:rsidP="00040D29"/>
    <w:p w14:paraId="7551014F" w14:textId="7080EA27" w:rsidR="00D46756" w:rsidRDefault="004C1912" w:rsidP="008B7E40">
      <w:pPr>
        <w:pStyle w:val="3"/>
        <w:ind w:firstLine="420"/>
      </w:pPr>
      <w:bookmarkStart w:id="95" w:name="_Toc531382795"/>
      <w:r>
        <w:t>11</w:t>
      </w:r>
      <w:r w:rsidR="00D46756">
        <w:rPr>
          <w:rFonts w:hint="eastAsia"/>
        </w:rPr>
        <w:t>.</w:t>
      </w:r>
      <w:r w:rsidR="00C54595">
        <w:t>7</w:t>
      </w:r>
      <w:r w:rsidR="00D46756">
        <w:rPr>
          <w:rFonts w:hint="eastAsia"/>
        </w:rPr>
        <w:t>合并注意</w:t>
      </w:r>
      <w:bookmarkEnd w:id="95"/>
    </w:p>
    <w:p w14:paraId="6DE26EAB" w14:textId="77777777" w:rsidR="00040D29" w:rsidRDefault="00040D29" w:rsidP="00040D29">
      <w:pPr>
        <w:numPr>
          <w:ilvl w:val="0"/>
          <w:numId w:val="29"/>
        </w:numPr>
      </w:pPr>
      <w:r>
        <w:rPr>
          <w:rFonts w:hint="eastAsia"/>
        </w:rPr>
        <w:t>提交必须写明备注</w:t>
      </w:r>
    </w:p>
    <w:p w14:paraId="22BC8A56" w14:textId="024A4CAC" w:rsidR="00040D29" w:rsidRDefault="00040D29" w:rsidP="00040D29">
      <w:pPr>
        <w:numPr>
          <w:ilvl w:val="0"/>
          <w:numId w:val="29"/>
        </w:numPr>
      </w:pPr>
      <w:r>
        <w:rPr>
          <w:rFonts w:hint="eastAsia"/>
        </w:rPr>
        <w:t>必须在</w:t>
      </w:r>
      <w:proofErr w:type="gramStart"/>
      <w:r>
        <w:rPr>
          <w:rFonts w:hint="eastAsia"/>
        </w:rPr>
        <w:t>微信群</w:t>
      </w:r>
      <w:proofErr w:type="gramEnd"/>
      <w:r>
        <w:rPr>
          <w:rFonts w:hint="eastAsia"/>
        </w:rPr>
        <w:t>中告知其他组员</w:t>
      </w:r>
    </w:p>
    <w:p w14:paraId="1147E296" w14:textId="65F978DD" w:rsidR="00207D04" w:rsidRDefault="00207D04" w:rsidP="00207D04">
      <w:pPr>
        <w:pStyle w:val="2"/>
      </w:pPr>
      <w:bookmarkStart w:id="96" w:name="_Toc531382796"/>
      <w:r>
        <w:rPr>
          <w:rFonts w:hint="eastAsia"/>
        </w:rPr>
        <w:t>1</w:t>
      </w:r>
      <w:r>
        <w:t xml:space="preserve">1.8 </w:t>
      </w:r>
      <w:r>
        <w:t>版本格式</w:t>
      </w:r>
      <w:bookmarkEnd w:id="96"/>
    </w:p>
    <w:p w14:paraId="5EE66E9E" w14:textId="2FEBF510" w:rsidR="00207D04" w:rsidRDefault="00207D04" w:rsidP="00207D04">
      <w:r>
        <w:rPr>
          <w:rFonts w:hint="eastAsia"/>
        </w:rPr>
        <w:t>每一个文档的版本格式为：版本号</w:t>
      </w:r>
      <w:r>
        <w:rPr>
          <w:rFonts w:hint="eastAsia"/>
        </w:rPr>
        <w:t>.</w:t>
      </w:r>
      <w:r>
        <w:rPr>
          <w:rFonts w:hint="eastAsia"/>
        </w:rPr>
        <w:t>子版本号</w:t>
      </w:r>
      <w:r>
        <w:rPr>
          <w:rFonts w:hint="eastAsia"/>
        </w:rPr>
        <w:t>.</w:t>
      </w:r>
      <w:r>
        <w:rPr>
          <w:rFonts w:hint="eastAsia"/>
        </w:rPr>
        <w:t>修正版本号</w:t>
      </w:r>
    </w:p>
    <w:p w14:paraId="492E9297" w14:textId="77777777" w:rsidR="00207D04" w:rsidRDefault="00207D04" w:rsidP="00207D04">
      <w:r>
        <w:rPr>
          <w:rFonts w:hint="eastAsia"/>
        </w:rPr>
        <w:t>示例：</w:t>
      </w:r>
      <w:r>
        <w:rPr>
          <w:rFonts w:hint="eastAsia"/>
        </w:rPr>
        <w:t>0.1.1</w:t>
      </w:r>
    </w:p>
    <w:p w14:paraId="2E9E9286" w14:textId="72DBDCA9" w:rsidR="00207D04" w:rsidRDefault="00207D04" w:rsidP="00207D04">
      <w:r>
        <w:rPr>
          <w:rFonts w:hint="eastAsia"/>
        </w:rPr>
        <w:t>文档的初始版本为</w:t>
      </w:r>
      <w:r>
        <w:rPr>
          <w:rFonts w:hint="eastAsia"/>
        </w:rPr>
        <w:t>0.1.0</w:t>
      </w:r>
    </w:p>
    <w:p w14:paraId="77AD2ECF" w14:textId="2D701F58" w:rsidR="00207D04" w:rsidRDefault="00207D04" w:rsidP="00207D04">
      <w:pPr>
        <w:pStyle w:val="2"/>
      </w:pPr>
      <w:bookmarkStart w:id="97" w:name="_Toc531382797"/>
      <w:r>
        <w:rPr>
          <w:rFonts w:hint="eastAsia"/>
        </w:rPr>
        <w:t>1</w:t>
      </w:r>
      <w:r>
        <w:t xml:space="preserve">1.9 </w:t>
      </w:r>
      <w:r>
        <w:t>版本更新</w:t>
      </w:r>
      <w:bookmarkEnd w:id="97"/>
    </w:p>
    <w:p w14:paraId="50322052" w14:textId="4FB9FA48" w:rsidR="00207D04" w:rsidRDefault="00207D04" w:rsidP="00207D04">
      <w:r>
        <w:rPr>
          <w:rFonts w:hint="eastAsia"/>
        </w:rPr>
        <w:t>当文件内容有了重大的变化或改进，主版本号加</w:t>
      </w:r>
      <w:r>
        <w:rPr>
          <w:rFonts w:hint="eastAsia"/>
        </w:rPr>
        <w:t>1</w:t>
      </w:r>
    </w:p>
    <w:p w14:paraId="2E0EBC70" w14:textId="0AC6360A" w:rsidR="00207D04" w:rsidRDefault="00207D04" w:rsidP="00207D04">
      <w:r>
        <w:rPr>
          <w:rFonts w:hint="eastAsia"/>
        </w:rPr>
        <w:t>当文档的内容有了模块的增加、补充等，子版本号加</w:t>
      </w:r>
      <w:r>
        <w:rPr>
          <w:rFonts w:hint="eastAsia"/>
        </w:rPr>
        <w:t>1</w:t>
      </w:r>
    </w:p>
    <w:p w14:paraId="416F4B3C" w14:textId="39867816" w:rsidR="00207D04" w:rsidRPr="00207D04" w:rsidRDefault="00207D04" w:rsidP="00207D04">
      <w:r>
        <w:rPr>
          <w:rFonts w:hint="eastAsia"/>
        </w:rPr>
        <w:t>当文档的内容有了小修改，如修正了纰漏等，修正版本号加</w:t>
      </w:r>
      <w:r>
        <w:rPr>
          <w:rFonts w:hint="eastAsia"/>
        </w:rPr>
        <w:t>1</w:t>
      </w:r>
    </w:p>
    <w:sectPr w:rsidR="00207D04" w:rsidRPr="00207D04">
      <w:head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49FA78" w14:textId="77777777" w:rsidR="00E91534" w:rsidRDefault="00E91534" w:rsidP="008E1CC1">
      <w:r>
        <w:separator/>
      </w:r>
    </w:p>
  </w:endnote>
  <w:endnote w:type="continuationSeparator" w:id="0">
    <w:p w14:paraId="3B514D9C" w14:textId="77777777" w:rsidR="00E91534" w:rsidRDefault="00E91534" w:rsidP="008E1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E48C3E" w14:textId="77777777" w:rsidR="00E91534" w:rsidRDefault="00E91534" w:rsidP="008E1CC1">
      <w:r>
        <w:separator/>
      </w:r>
    </w:p>
  </w:footnote>
  <w:footnote w:type="continuationSeparator" w:id="0">
    <w:p w14:paraId="6F24314E" w14:textId="77777777" w:rsidR="00E91534" w:rsidRDefault="00E91534" w:rsidP="008E1C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90329" w14:textId="38CAFF41" w:rsidR="005F3F1D" w:rsidRDefault="005F3F1D" w:rsidP="00953666">
    <w:pPr>
      <w:pStyle w:val="a3"/>
    </w:pPr>
    <w:r>
      <w:t>PRD2018-G18-</w:t>
    </w:r>
    <w:r>
      <w:rPr>
        <w:rFonts w:hint="eastAsia"/>
      </w:rPr>
      <w:t>需求工程计划</w:t>
    </w:r>
  </w:p>
  <w:p w14:paraId="6005BDF9" w14:textId="77777777" w:rsidR="005F3F1D" w:rsidRDefault="005F3F1D">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F10F1"/>
    <w:multiLevelType w:val="hybridMultilevel"/>
    <w:tmpl w:val="01486288"/>
    <w:lvl w:ilvl="0" w:tplc="E47E74DE">
      <w:start w:val="1"/>
      <w:numFmt w:val="decimal"/>
      <w:lvlText w:val="%1."/>
      <w:lvlJc w:val="left"/>
      <w:pPr>
        <w:ind w:left="1068" w:hanging="360"/>
      </w:pPr>
      <w:rPr>
        <w:rFonts w:hint="default"/>
      </w:rPr>
    </w:lvl>
    <w:lvl w:ilvl="1" w:tplc="04090019" w:tentative="1">
      <w:start w:val="1"/>
      <w:numFmt w:val="lowerLetter"/>
      <w:lvlText w:val="%2)"/>
      <w:lvlJc w:val="left"/>
      <w:pPr>
        <w:ind w:left="1548" w:hanging="420"/>
      </w:pPr>
    </w:lvl>
    <w:lvl w:ilvl="2" w:tplc="0409001B" w:tentative="1">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1" w15:restartNumberingAfterBreak="0">
    <w:nsid w:val="1DC121B6"/>
    <w:multiLevelType w:val="multilevel"/>
    <w:tmpl w:val="1DC121B6"/>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15:restartNumberingAfterBreak="0">
    <w:nsid w:val="204B27AC"/>
    <w:multiLevelType w:val="singleLevel"/>
    <w:tmpl w:val="8B5CCF4A"/>
    <w:lvl w:ilvl="0">
      <w:start w:val="1"/>
      <w:numFmt w:val="decimal"/>
      <w:lvlText w:val="%1"/>
      <w:lvlJc w:val="left"/>
      <w:rPr>
        <w:rFonts w:ascii="宋体" w:eastAsia="宋体" w:hAnsi="宋体" w:cs="Times New Roman" w:hint="eastAsia"/>
      </w:rPr>
    </w:lvl>
  </w:abstractNum>
  <w:abstractNum w:abstractNumId="3" w15:restartNumberingAfterBreak="0">
    <w:nsid w:val="302548FB"/>
    <w:multiLevelType w:val="hybridMultilevel"/>
    <w:tmpl w:val="66DA1F80"/>
    <w:lvl w:ilvl="0" w:tplc="56D6D51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45AD4878"/>
    <w:multiLevelType w:val="singleLevel"/>
    <w:tmpl w:val="851C07C4"/>
    <w:lvl w:ilvl="0">
      <w:start w:val="1"/>
      <w:numFmt w:val="decimal"/>
      <w:lvlText w:val="%1"/>
      <w:lvlJc w:val="left"/>
      <w:rPr>
        <w:rFonts w:ascii="宋体" w:eastAsia="宋体" w:hAnsi="宋体" w:cs="Times New Roman" w:hint="eastAsia"/>
      </w:rPr>
    </w:lvl>
  </w:abstractNum>
  <w:abstractNum w:abstractNumId="5" w15:restartNumberingAfterBreak="0">
    <w:nsid w:val="47024D7D"/>
    <w:multiLevelType w:val="hybridMultilevel"/>
    <w:tmpl w:val="784A3C6A"/>
    <w:lvl w:ilvl="0" w:tplc="962471B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502A1DB6"/>
    <w:multiLevelType w:val="hybridMultilevel"/>
    <w:tmpl w:val="1F68269C"/>
    <w:lvl w:ilvl="0" w:tplc="BAFCFAC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58230E0F"/>
    <w:multiLevelType w:val="singleLevel"/>
    <w:tmpl w:val="A1B29CA8"/>
    <w:lvl w:ilvl="0">
      <w:start w:val="1"/>
      <w:numFmt w:val="decimal"/>
      <w:lvlText w:val="%1"/>
      <w:lvlJc w:val="left"/>
      <w:rPr>
        <w:rFonts w:ascii="宋体" w:eastAsia="宋体" w:hAnsi="宋体" w:cs="Times New Roman" w:hint="eastAsia"/>
      </w:rPr>
    </w:lvl>
  </w:abstractNum>
  <w:abstractNum w:abstractNumId="8" w15:restartNumberingAfterBreak="0">
    <w:nsid w:val="62010579"/>
    <w:multiLevelType w:val="multilevel"/>
    <w:tmpl w:val="6201057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2"/>
    <w:lvlOverride w:ilvl="0">
      <w:lvl w:ilvl="0">
        <w:start w:val="7"/>
        <w:numFmt w:val="decimal"/>
        <w:lvlText w:val="%1"/>
        <w:legacy w:legacy="1" w:legacySpace="0" w:legacyIndent="360"/>
        <w:lvlJc w:val="left"/>
        <w:rPr>
          <w:rFonts w:ascii="宋体" w:eastAsia="宋体" w:hAnsi="宋体" w:cs="Times New Roman" w:hint="eastAsia"/>
        </w:rPr>
      </w:lvl>
    </w:lvlOverride>
  </w:num>
  <w:num w:numId="3">
    <w:abstractNumId w:val="2"/>
    <w:lvlOverride w:ilvl="0">
      <w:lvl w:ilvl="0">
        <w:start w:val="11"/>
        <w:numFmt w:val="decimal"/>
        <w:lvlText w:val="%1"/>
        <w:legacy w:legacy="1" w:legacySpace="0" w:legacyIndent="360"/>
        <w:lvlJc w:val="left"/>
        <w:rPr>
          <w:rFonts w:ascii="宋体" w:eastAsia="宋体" w:hAnsi="宋体" w:cs="Times New Roman" w:hint="eastAsia"/>
        </w:rPr>
      </w:lvl>
    </w:lvlOverride>
  </w:num>
  <w:num w:numId="4">
    <w:abstractNumId w:val="2"/>
    <w:lvlOverride w:ilvl="0">
      <w:lvl w:ilvl="0">
        <w:start w:val="12"/>
        <w:numFmt w:val="decimal"/>
        <w:lvlText w:val="%1"/>
        <w:legacy w:legacy="1" w:legacySpace="0" w:legacyIndent="360"/>
        <w:lvlJc w:val="left"/>
        <w:rPr>
          <w:rFonts w:ascii="宋体" w:eastAsia="宋体" w:hAnsi="宋体" w:cs="Times New Roman" w:hint="eastAsia"/>
        </w:rPr>
      </w:lvl>
    </w:lvlOverride>
  </w:num>
  <w:num w:numId="5">
    <w:abstractNumId w:val="2"/>
    <w:lvlOverride w:ilvl="0">
      <w:lvl w:ilvl="0">
        <w:start w:val="14"/>
        <w:numFmt w:val="decimal"/>
        <w:lvlText w:val="%1"/>
        <w:legacy w:legacy="1" w:legacySpace="0" w:legacyIndent="360"/>
        <w:lvlJc w:val="left"/>
        <w:rPr>
          <w:rFonts w:ascii="宋体" w:eastAsia="宋体" w:hAnsi="宋体" w:cs="Times New Roman" w:hint="eastAsia"/>
        </w:rPr>
      </w:lvl>
    </w:lvlOverride>
  </w:num>
  <w:num w:numId="6">
    <w:abstractNumId w:val="2"/>
    <w:lvlOverride w:ilvl="0">
      <w:lvl w:ilvl="0">
        <w:start w:val="16"/>
        <w:numFmt w:val="decimal"/>
        <w:lvlText w:val="%1"/>
        <w:legacy w:legacy="1" w:legacySpace="0" w:legacyIndent="360"/>
        <w:lvlJc w:val="left"/>
        <w:rPr>
          <w:rFonts w:ascii="宋体" w:eastAsia="宋体" w:hAnsi="宋体" w:cs="Times New Roman" w:hint="eastAsia"/>
        </w:rPr>
      </w:lvl>
    </w:lvlOverride>
  </w:num>
  <w:num w:numId="7">
    <w:abstractNumId w:val="2"/>
    <w:lvlOverride w:ilvl="0">
      <w:lvl w:ilvl="0">
        <w:start w:val="17"/>
        <w:numFmt w:val="decimal"/>
        <w:lvlText w:val="%1"/>
        <w:legacy w:legacy="1" w:legacySpace="0" w:legacyIndent="360"/>
        <w:lvlJc w:val="left"/>
        <w:rPr>
          <w:rFonts w:ascii="宋体" w:eastAsia="宋体" w:hAnsi="宋体" w:cs="Times New Roman" w:hint="eastAsia"/>
        </w:rPr>
      </w:lvl>
    </w:lvlOverride>
  </w:num>
  <w:num w:numId="8">
    <w:abstractNumId w:val="2"/>
    <w:lvlOverride w:ilvl="0">
      <w:lvl w:ilvl="0">
        <w:start w:val="18"/>
        <w:numFmt w:val="decimal"/>
        <w:lvlText w:val="%1"/>
        <w:legacy w:legacy="1" w:legacySpace="0" w:legacyIndent="360"/>
        <w:lvlJc w:val="left"/>
        <w:rPr>
          <w:rFonts w:ascii="宋体" w:eastAsia="宋体" w:hAnsi="宋体" w:cs="Times New Roman" w:hint="eastAsia"/>
        </w:rPr>
      </w:lvl>
    </w:lvlOverride>
  </w:num>
  <w:num w:numId="9">
    <w:abstractNumId w:val="4"/>
  </w:num>
  <w:num w:numId="10">
    <w:abstractNumId w:val="4"/>
    <w:lvlOverride w:ilvl="0">
      <w:lvl w:ilvl="0">
        <w:start w:val="7"/>
        <w:numFmt w:val="decimal"/>
        <w:lvlText w:val="%1"/>
        <w:legacy w:legacy="1" w:legacySpace="0" w:legacyIndent="360"/>
        <w:lvlJc w:val="left"/>
        <w:rPr>
          <w:rFonts w:ascii="宋体" w:eastAsia="宋体" w:hAnsi="宋体" w:cs="Times New Roman" w:hint="eastAsia"/>
        </w:rPr>
      </w:lvl>
    </w:lvlOverride>
  </w:num>
  <w:num w:numId="11">
    <w:abstractNumId w:val="4"/>
    <w:lvlOverride w:ilvl="0">
      <w:lvl w:ilvl="0">
        <w:start w:val="8"/>
        <w:numFmt w:val="decimal"/>
        <w:lvlText w:val="%1"/>
        <w:legacy w:legacy="1" w:legacySpace="0" w:legacyIndent="360"/>
        <w:lvlJc w:val="left"/>
        <w:rPr>
          <w:rFonts w:ascii="宋体" w:eastAsia="宋体" w:hAnsi="宋体" w:cs="Times New Roman" w:hint="eastAsia"/>
        </w:rPr>
      </w:lvl>
    </w:lvlOverride>
  </w:num>
  <w:num w:numId="12">
    <w:abstractNumId w:val="4"/>
    <w:lvlOverride w:ilvl="0">
      <w:lvl w:ilvl="0">
        <w:start w:val="10"/>
        <w:numFmt w:val="decimal"/>
        <w:lvlText w:val="%1"/>
        <w:legacy w:legacy="1" w:legacySpace="0" w:legacyIndent="360"/>
        <w:lvlJc w:val="left"/>
        <w:rPr>
          <w:rFonts w:ascii="宋体" w:eastAsia="宋体" w:hAnsi="宋体" w:cs="Times New Roman" w:hint="eastAsia"/>
        </w:rPr>
      </w:lvl>
    </w:lvlOverride>
  </w:num>
  <w:num w:numId="13">
    <w:abstractNumId w:val="4"/>
    <w:lvlOverride w:ilvl="0">
      <w:lvl w:ilvl="0">
        <w:start w:val="12"/>
        <w:numFmt w:val="decimal"/>
        <w:lvlText w:val="%1"/>
        <w:legacy w:legacy="1" w:legacySpace="0" w:legacyIndent="360"/>
        <w:lvlJc w:val="left"/>
        <w:rPr>
          <w:rFonts w:ascii="宋体" w:eastAsia="宋体" w:hAnsi="宋体" w:cs="Times New Roman" w:hint="eastAsia"/>
        </w:rPr>
      </w:lvl>
    </w:lvlOverride>
  </w:num>
  <w:num w:numId="14">
    <w:abstractNumId w:val="4"/>
    <w:lvlOverride w:ilvl="0">
      <w:lvl w:ilvl="0">
        <w:start w:val="13"/>
        <w:numFmt w:val="decimal"/>
        <w:lvlText w:val="%1"/>
        <w:legacy w:legacy="1" w:legacySpace="0" w:legacyIndent="360"/>
        <w:lvlJc w:val="left"/>
        <w:rPr>
          <w:rFonts w:ascii="宋体" w:eastAsia="宋体" w:hAnsi="宋体" w:cs="Times New Roman" w:hint="eastAsia"/>
        </w:rPr>
      </w:lvl>
    </w:lvlOverride>
  </w:num>
  <w:num w:numId="15">
    <w:abstractNumId w:val="4"/>
    <w:lvlOverride w:ilvl="0">
      <w:lvl w:ilvl="0">
        <w:start w:val="22"/>
        <w:numFmt w:val="decimal"/>
        <w:lvlText w:val="%1"/>
        <w:legacy w:legacy="1" w:legacySpace="0" w:legacyIndent="360"/>
        <w:lvlJc w:val="left"/>
        <w:rPr>
          <w:rFonts w:ascii="宋体" w:eastAsia="宋体" w:hAnsi="宋体" w:cs="Times New Roman" w:hint="eastAsia"/>
        </w:rPr>
      </w:lvl>
    </w:lvlOverride>
  </w:num>
  <w:num w:numId="16">
    <w:abstractNumId w:val="4"/>
    <w:lvlOverride w:ilvl="0">
      <w:lvl w:ilvl="0">
        <w:start w:val="25"/>
        <w:numFmt w:val="decimal"/>
        <w:lvlText w:val="%1"/>
        <w:legacy w:legacy="1" w:legacySpace="0" w:legacyIndent="360"/>
        <w:lvlJc w:val="left"/>
        <w:rPr>
          <w:rFonts w:ascii="宋体" w:eastAsia="宋体" w:hAnsi="宋体" w:cs="Times New Roman" w:hint="eastAsia"/>
        </w:rPr>
      </w:lvl>
    </w:lvlOverride>
  </w:num>
  <w:num w:numId="17">
    <w:abstractNumId w:val="4"/>
    <w:lvlOverride w:ilvl="0">
      <w:lvl w:ilvl="0">
        <w:start w:val="26"/>
        <w:numFmt w:val="decimal"/>
        <w:lvlText w:val="%1"/>
        <w:legacy w:legacy="1" w:legacySpace="0" w:legacyIndent="360"/>
        <w:lvlJc w:val="left"/>
        <w:rPr>
          <w:rFonts w:ascii="宋体" w:eastAsia="宋体" w:hAnsi="宋体" w:cs="Times New Roman" w:hint="eastAsia"/>
        </w:rPr>
      </w:lvl>
    </w:lvlOverride>
  </w:num>
  <w:num w:numId="18">
    <w:abstractNumId w:val="4"/>
    <w:lvlOverride w:ilvl="0">
      <w:lvl w:ilvl="0">
        <w:start w:val="28"/>
        <w:numFmt w:val="decimal"/>
        <w:lvlText w:val="%1"/>
        <w:legacy w:legacy="1" w:legacySpace="0" w:legacyIndent="360"/>
        <w:lvlJc w:val="left"/>
        <w:rPr>
          <w:rFonts w:ascii="宋体" w:eastAsia="宋体" w:hAnsi="宋体" w:cs="Times New Roman" w:hint="eastAsia"/>
        </w:rPr>
      </w:lvl>
    </w:lvlOverride>
  </w:num>
  <w:num w:numId="19">
    <w:abstractNumId w:val="4"/>
    <w:lvlOverride w:ilvl="0">
      <w:lvl w:ilvl="0">
        <w:start w:val="30"/>
        <w:numFmt w:val="decimal"/>
        <w:lvlText w:val="%1"/>
        <w:legacy w:legacy="1" w:legacySpace="0" w:legacyIndent="360"/>
        <w:lvlJc w:val="left"/>
        <w:rPr>
          <w:rFonts w:ascii="宋体" w:eastAsia="宋体" w:hAnsi="宋体" w:cs="Times New Roman" w:hint="eastAsia"/>
        </w:rPr>
      </w:lvl>
    </w:lvlOverride>
  </w:num>
  <w:num w:numId="20">
    <w:abstractNumId w:val="7"/>
  </w:num>
  <w:num w:numId="21">
    <w:abstractNumId w:val="7"/>
    <w:lvlOverride w:ilvl="0">
      <w:lvl w:ilvl="0">
        <w:start w:val="5"/>
        <w:numFmt w:val="decimal"/>
        <w:lvlText w:val="%1"/>
        <w:legacy w:legacy="1" w:legacySpace="0" w:legacyIndent="360"/>
        <w:lvlJc w:val="left"/>
        <w:rPr>
          <w:rFonts w:ascii="宋体" w:eastAsia="宋体" w:hAnsi="宋体" w:cs="Times New Roman" w:hint="eastAsia"/>
        </w:rPr>
      </w:lvl>
    </w:lvlOverride>
  </w:num>
  <w:num w:numId="22">
    <w:abstractNumId w:val="7"/>
    <w:lvlOverride w:ilvl="0">
      <w:lvl w:ilvl="0">
        <w:start w:val="8"/>
        <w:numFmt w:val="decimal"/>
        <w:lvlText w:val="%1"/>
        <w:legacy w:legacy="1" w:legacySpace="0" w:legacyIndent="360"/>
        <w:lvlJc w:val="left"/>
        <w:rPr>
          <w:rFonts w:ascii="宋体" w:eastAsia="宋体" w:hAnsi="宋体" w:cs="Times New Roman" w:hint="eastAsia"/>
        </w:rPr>
      </w:lvl>
    </w:lvlOverride>
  </w:num>
  <w:num w:numId="23">
    <w:abstractNumId w:val="7"/>
    <w:lvlOverride w:ilvl="0">
      <w:lvl w:ilvl="0">
        <w:start w:val="10"/>
        <w:numFmt w:val="decimal"/>
        <w:lvlText w:val="%1"/>
        <w:legacy w:legacy="1" w:legacySpace="0" w:legacyIndent="360"/>
        <w:lvlJc w:val="left"/>
        <w:rPr>
          <w:rFonts w:ascii="宋体" w:eastAsia="宋体" w:hAnsi="宋体" w:cs="Times New Roman" w:hint="eastAsia"/>
        </w:rPr>
      </w:lvl>
    </w:lvlOverride>
  </w:num>
  <w:num w:numId="24">
    <w:abstractNumId w:val="6"/>
  </w:num>
  <w:num w:numId="25">
    <w:abstractNumId w:val="0"/>
  </w:num>
  <w:num w:numId="26">
    <w:abstractNumId w:val="5"/>
  </w:num>
  <w:num w:numId="27">
    <w:abstractNumId w:val="3"/>
  </w:num>
  <w:num w:numId="28">
    <w:abstractNumId w:val="1"/>
  </w:num>
  <w:num w:numId="2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yx">
    <w15:presenceInfo w15:providerId="None" w15:userId="hy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FD1"/>
    <w:rsid w:val="000008F1"/>
    <w:rsid w:val="0001391C"/>
    <w:rsid w:val="00036A3E"/>
    <w:rsid w:val="0003767E"/>
    <w:rsid w:val="00040D29"/>
    <w:rsid w:val="000B15B9"/>
    <w:rsid w:val="000C67CB"/>
    <w:rsid w:val="000D377C"/>
    <w:rsid w:val="000F5B27"/>
    <w:rsid w:val="001025E4"/>
    <w:rsid w:val="001B5671"/>
    <w:rsid w:val="001C199C"/>
    <w:rsid w:val="00207D04"/>
    <w:rsid w:val="00212838"/>
    <w:rsid w:val="00224C14"/>
    <w:rsid w:val="00232F7A"/>
    <w:rsid w:val="002333DD"/>
    <w:rsid w:val="002904B4"/>
    <w:rsid w:val="002B6AF6"/>
    <w:rsid w:val="002B7085"/>
    <w:rsid w:val="003030B0"/>
    <w:rsid w:val="00303C07"/>
    <w:rsid w:val="00323AD2"/>
    <w:rsid w:val="00343CE3"/>
    <w:rsid w:val="00356186"/>
    <w:rsid w:val="003D7994"/>
    <w:rsid w:val="00424036"/>
    <w:rsid w:val="00441009"/>
    <w:rsid w:val="00443840"/>
    <w:rsid w:val="004802D2"/>
    <w:rsid w:val="0048757B"/>
    <w:rsid w:val="00496A92"/>
    <w:rsid w:val="004C1912"/>
    <w:rsid w:val="004D3B99"/>
    <w:rsid w:val="004F2BD8"/>
    <w:rsid w:val="00526587"/>
    <w:rsid w:val="005D73C7"/>
    <w:rsid w:val="005F1B21"/>
    <w:rsid w:val="005F3F1D"/>
    <w:rsid w:val="005F7E3E"/>
    <w:rsid w:val="00612EDF"/>
    <w:rsid w:val="0067345F"/>
    <w:rsid w:val="006743BB"/>
    <w:rsid w:val="00695ABE"/>
    <w:rsid w:val="006A72E2"/>
    <w:rsid w:val="007076D2"/>
    <w:rsid w:val="00715DB4"/>
    <w:rsid w:val="00720F18"/>
    <w:rsid w:val="007430DD"/>
    <w:rsid w:val="00743932"/>
    <w:rsid w:val="007442CA"/>
    <w:rsid w:val="007527CE"/>
    <w:rsid w:val="00762292"/>
    <w:rsid w:val="00774AE5"/>
    <w:rsid w:val="007B0E49"/>
    <w:rsid w:val="007B2FD1"/>
    <w:rsid w:val="007C29A0"/>
    <w:rsid w:val="007C76A9"/>
    <w:rsid w:val="007E16B3"/>
    <w:rsid w:val="007E24D2"/>
    <w:rsid w:val="007E6B1B"/>
    <w:rsid w:val="0085371E"/>
    <w:rsid w:val="0089080F"/>
    <w:rsid w:val="008B7E40"/>
    <w:rsid w:val="008C3AA0"/>
    <w:rsid w:val="008E1CC1"/>
    <w:rsid w:val="008E7025"/>
    <w:rsid w:val="00940A14"/>
    <w:rsid w:val="00953666"/>
    <w:rsid w:val="009766FE"/>
    <w:rsid w:val="009836C8"/>
    <w:rsid w:val="009952C2"/>
    <w:rsid w:val="009A298E"/>
    <w:rsid w:val="009D1C53"/>
    <w:rsid w:val="009F17E0"/>
    <w:rsid w:val="00A01B50"/>
    <w:rsid w:val="00A1441A"/>
    <w:rsid w:val="00A50D66"/>
    <w:rsid w:val="00A903EB"/>
    <w:rsid w:val="00AE3E1A"/>
    <w:rsid w:val="00AE5D0B"/>
    <w:rsid w:val="00AF79DD"/>
    <w:rsid w:val="00B047C6"/>
    <w:rsid w:val="00B21814"/>
    <w:rsid w:val="00B75674"/>
    <w:rsid w:val="00B8300A"/>
    <w:rsid w:val="00B91693"/>
    <w:rsid w:val="00B9718A"/>
    <w:rsid w:val="00BB476D"/>
    <w:rsid w:val="00BC29DB"/>
    <w:rsid w:val="00BC3A2C"/>
    <w:rsid w:val="00C15550"/>
    <w:rsid w:val="00C35258"/>
    <w:rsid w:val="00C35922"/>
    <w:rsid w:val="00C54595"/>
    <w:rsid w:val="00CA4681"/>
    <w:rsid w:val="00CB69FD"/>
    <w:rsid w:val="00CE62AD"/>
    <w:rsid w:val="00CF5E40"/>
    <w:rsid w:val="00D055CC"/>
    <w:rsid w:val="00D4007F"/>
    <w:rsid w:val="00D46756"/>
    <w:rsid w:val="00D64C98"/>
    <w:rsid w:val="00DB3784"/>
    <w:rsid w:val="00DD4DD2"/>
    <w:rsid w:val="00E52F49"/>
    <w:rsid w:val="00E906F8"/>
    <w:rsid w:val="00E91534"/>
    <w:rsid w:val="00EF1CC8"/>
    <w:rsid w:val="00F105DF"/>
    <w:rsid w:val="00F50C87"/>
    <w:rsid w:val="00F9719B"/>
    <w:rsid w:val="00FB6D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22464"/>
  <w15:chartTrackingRefBased/>
  <w15:docId w15:val="{CD379185-136B-4F12-BC00-AEA27FE91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36A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F79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E24D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E24D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1C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1CC1"/>
    <w:rPr>
      <w:sz w:val="18"/>
      <w:szCs w:val="18"/>
    </w:rPr>
  </w:style>
  <w:style w:type="paragraph" w:styleId="a5">
    <w:name w:val="footer"/>
    <w:basedOn w:val="a"/>
    <w:link w:val="a6"/>
    <w:uiPriority w:val="99"/>
    <w:unhideWhenUsed/>
    <w:rsid w:val="008E1CC1"/>
    <w:pPr>
      <w:tabs>
        <w:tab w:val="center" w:pos="4153"/>
        <w:tab w:val="right" w:pos="8306"/>
      </w:tabs>
      <w:snapToGrid w:val="0"/>
      <w:jc w:val="left"/>
    </w:pPr>
    <w:rPr>
      <w:sz w:val="18"/>
      <w:szCs w:val="18"/>
    </w:rPr>
  </w:style>
  <w:style w:type="character" w:customStyle="1" w:styleId="a6">
    <w:name w:val="页脚 字符"/>
    <w:basedOn w:val="a0"/>
    <w:link w:val="a5"/>
    <w:uiPriority w:val="99"/>
    <w:rsid w:val="008E1CC1"/>
    <w:rPr>
      <w:sz w:val="18"/>
      <w:szCs w:val="18"/>
    </w:rPr>
  </w:style>
  <w:style w:type="character" w:styleId="a7">
    <w:name w:val="Emphasis"/>
    <w:uiPriority w:val="20"/>
    <w:qFormat/>
    <w:rsid w:val="008E1CC1"/>
    <w:rPr>
      <w:i/>
      <w:iCs/>
    </w:rPr>
  </w:style>
  <w:style w:type="paragraph" w:styleId="a8">
    <w:name w:val="Quote"/>
    <w:basedOn w:val="a"/>
    <w:next w:val="a"/>
    <w:link w:val="11"/>
    <w:uiPriority w:val="29"/>
    <w:qFormat/>
    <w:rsid w:val="008E1CC1"/>
    <w:rPr>
      <w:rFonts w:ascii="Times New Roman" w:eastAsia="宋体" w:hAnsi="Times New Roman" w:cs="Times New Roman"/>
      <w:i/>
      <w:iCs/>
      <w:color w:val="000000"/>
      <w:kern w:val="0"/>
      <w:sz w:val="20"/>
      <w:szCs w:val="24"/>
      <w:lang w:val="x-none" w:eastAsia="x-none"/>
    </w:rPr>
  </w:style>
  <w:style w:type="character" w:customStyle="1" w:styleId="a9">
    <w:name w:val="引用 字符"/>
    <w:basedOn w:val="a0"/>
    <w:uiPriority w:val="29"/>
    <w:rsid w:val="008E1CC1"/>
    <w:rPr>
      <w:i/>
      <w:iCs/>
      <w:color w:val="404040" w:themeColor="text1" w:themeTint="BF"/>
    </w:rPr>
  </w:style>
  <w:style w:type="character" w:customStyle="1" w:styleId="11">
    <w:name w:val="引用 字符1"/>
    <w:link w:val="a8"/>
    <w:uiPriority w:val="29"/>
    <w:rsid w:val="008E1CC1"/>
    <w:rPr>
      <w:rFonts w:ascii="Times New Roman" w:eastAsia="宋体" w:hAnsi="Times New Roman" w:cs="Times New Roman"/>
      <w:i/>
      <w:iCs/>
      <w:color w:val="000000"/>
      <w:kern w:val="0"/>
      <w:sz w:val="20"/>
      <w:szCs w:val="24"/>
      <w:lang w:val="x-none" w:eastAsia="x-none"/>
    </w:rPr>
  </w:style>
  <w:style w:type="character" w:customStyle="1" w:styleId="10">
    <w:name w:val="标题 1 字符"/>
    <w:basedOn w:val="a0"/>
    <w:link w:val="1"/>
    <w:uiPriority w:val="9"/>
    <w:rsid w:val="00036A3E"/>
    <w:rPr>
      <w:b/>
      <w:bCs/>
      <w:kern w:val="44"/>
      <w:sz w:val="44"/>
      <w:szCs w:val="44"/>
    </w:rPr>
  </w:style>
  <w:style w:type="character" w:customStyle="1" w:styleId="20">
    <w:name w:val="标题 2 字符"/>
    <w:basedOn w:val="a0"/>
    <w:link w:val="2"/>
    <w:uiPriority w:val="9"/>
    <w:rsid w:val="00AF79DD"/>
    <w:rPr>
      <w:rFonts w:asciiTheme="majorHAnsi" w:eastAsiaTheme="majorEastAsia" w:hAnsiTheme="majorHAnsi" w:cstheme="majorBidi"/>
      <w:b/>
      <w:bCs/>
      <w:sz w:val="32"/>
      <w:szCs w:val="32"/>
    </w:rPr>
  </w:style>
  <w:style w:type="paragraph" w:styleId="aa">
    <w:name w:val="Balloon Text"/>
    <w:basedOn w:val="a"/>
    <w:link w:val="ab"/>
    <w:uiPriority w:val="99"/>
    <w:semiHidden/>
    <w:unhideWhenUsed/>
    <w:rsid w:val="00AF79DD"/>
    <w:rPr>
      <w:sz w:val="18"/>
      <w:szCs w:val="18"/>
    </w:rPr>
  </w:style>
  <w:style w:type="character" w:customStyle="1" w:styleId="ab">
    <w:name w:val="批注框文本 字符"/>
    <w:basedOn w:val="a0"/>
    <w:link w:val="aa"/>
    <w:uiPriority w:val="99"/>
    <w:semiHidden/>
    <w:rsid w:val="00AF79DD"/>
    <w:rPr>
      <w:sz w:val="18"/>
      <w:szCs w:val="18"/>
    </w:rPr>
  </w:style>
  <w:style w:type="character" w:customStyle="1" w:styleId="30">
    <w:name w:val="标题 3 字符"/>
    <w:basedOn w:val="a0"/>
    <w:link w:val="3"/>
    <w:uiPriority w:val="9"/>
    <w:rsid w:val="007E24D2"/>
    <w:rPr>
      <w:b/>
      <w:bCs/>
      <w:sz w:val="32"/>
      <w:szCs w:val="32"/>
    </w:rPr>
  </w:style>
  <w:style w:type="character" w:customStyle="1" w:styleId="40">
    <w:name w:val="标题 4 字符"/>
    <w:basedOn w:val="a0"/>
    <w:link w:val="4"/>
    <w:uiPriority w:val="9"/>
    <w:rsid w:val="007E24D2"/>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8B7E4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8B7E4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8B7E4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8B7E40"/>
    <w:pPr>
      <w:widowControl/>
      <w:spacing w:after="100" w:line="259" w:lineRule="auto"/>
      <w:ind w:left="440"/>
      <w:jc w:val="left"/>
    </w:pPr>
    <w:rPr>
      <w:rFonts w:cs="Times New Roman"/>
      <w:kern w:val="0"/>
      <w:sz w:val="22"/>
    </w:rPr>
  </w:style>
  <w:style w:type="character" w:styleId="ac">
    <w:name w:val="Hyperlink"/>
    <w:basedOn w:val="a0"/>
    <w:uiPriority w:val="99"/>
    <w:unhideWhenUsed/>
    <w:rsid w:val="008B7E40"/>
    <w:rPr>
      <w:color w:val="0000FF" w:themeColor="hyperlink"/>
      <w:u w:val="single"/>
    </w:rPr>
  </w:style>
  <w:style w:type="character" w:customStyle="1" w:styleId="apple-converted-space">
    <w:name w:val="apple-converted-space"/>
    <w:basedOn w:val="a0"/>
    <w:rsid w:val="00BB476D"/>
  </w:style>
  <w:style w:type="paragraph" w:customStyle="1" w:styleId="12">
    <w:name w:val="列出段落1"/>
    <w:basedOn w:val="a"/>
    <w:uiPriority w:val="34"/>
    <w:qFormat/>
    <w:rsid w:val="007E6B1B"/>
    <w:pPr>
      <w:ind w:firstLineChars="200" w:firstLine="420"/>
    </w:pPr>
    <w:rPr>
      <w:rFonts w:ascii="Calibri" w:eastAsia="宋体" w:hAnsi="Calibri" w:cs="Times New Roman"/>
    </w:rPr>
  </w:style>
  <w:style w:type="character" w:styleId="ad">
    <w:name w:val="Unresolved Mention"/>
    <w:basedOn w:val="a0"/>
    <w:uiPriority w:val="99"/>
    <w:semiHidden/>
    <w:unhideWhenUsed/>
    <w:rsid w:val="004D3B99"/>
    <w:rPr>
      <w:color w:val="605E5C"/>
      <w:shd w:val="clear" w:color="auto" w:fill="E1DFDD"/>
    </w:rPr>
  </w:style>
  <w:style w:type="character" w:styleId="ae">
    <w:name w:val="FollowedHyperlink"/>
    <w:basedOn w:val="a0"/>
    <w:uiPriority w:val="99"/>
    <w:semiHidden/>
    <w:unhideWhenUsed/>
    <w:rsid w:val="004D3B99"/>
    <w:rPr>
      <w:color w:val="800080" w:themeColor="followedHyperlink"/>
      <w:u w:val="single"/>
    </w:rPr>
  </w:style>
  <w:style w:type="paragraph" w:styleId="af">
    <w:name w:val="List Paragraph"/>
    <w:basedOn w:val="a"/>
    <w:uiPriority w:val="34"/>
    <w:qFormat/>
    <w:rsid w:val="00040D29"/>
    <w:pPr>
      <w:ind w:firstLineChars="200" w:firstLine="420"/>
    </w:pPr>
    <w:rPr>
      <w:rFonts w:ascii="Calibri" w:eastAsia="宋体" w:hAnsi="Calibri" w:cs="Times New Roman"/>
    </w:rPr>
  </w:style>
  <w:style w:type="table" w:styleId="af0">
    <w:name w:val="Table Grid"/>
    <w:basedOn w:val="a1"/>
    <w:qFormat/>
    <w:rsid w:val="008537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1">
    <w:name w:val="Grid Table Light"/>
    <w:basedOn w:val="a1"/>
    <w:uiPriority w:val="40"/>
    <w:rsid w:val="009A298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1">
    <w:name w:val="Plain Table 3"/>
    <w:basedOn w:val="a1"/>
    <w:uiPriority w:val="43"/>
    <w:rsid w:val="009A29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Grid Table 1 Light Accent 1"/>
    <w:basedOn w:val="a1"/>
    <w:uiPriority w:val="46"/>
    <w:rsid w:val="009A298E"/>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87142">
      <w:bodyDiv w:val="1"/>
      <w:marLeft w:val="0"/>
      <w:marRight w:val="0"/>
      <w:marTop w:val="0"/>
      <w:marBottom w:val="0"/>
      <w:divBdr>
        <w:top w:val="none" w:sz="0" w:space="0" w:color="auto"/>
        <w:left w:val="none" w:sz="0" w:space="0" w:color="auto"/>
        <w:bottom w:val="none" w:sz="0" w:space="0" w:color="auto"/>
        <w:right w:val="none" w:sz="0" w:space="0" w:color="auto"/>
      </w:divBdr>
    </w:div>
    <w:div w:id="245115963">
      <w:bodyDiv w:val="1"/>
      <w:marLeft w:val="0"/>
      <w:marRight w:val="0"/>
      <w:marTop w:val="0"/>
      <w:marBottom w:val="0"/>
      <w:divBdr>
        <w:top w:val="none" w:sz="0" w:space="0" w:color="auto"/>
        <w:left w:val="none" w:sz="0" w:space="0" w:color="auto"/>
        <w:bottom w:val="none" w:sz="0" w:space="0" w:color="auto"/>
        <w:right w:val="none" w:sz="0" w:space="0" w:color="auto"/>
      </w:divBdr>
    </w:div>
    <w:div w:id="1155104603">
      <w:bodyDiv w:val="1"/>
      <w:marLeft w:val="0"/>
      <w:marRight w:val="0"/>
      <w:marTop w:val="0"/>
      <w:marBottom w:val="0"/>
      <w:divBdr>
        <w:top w:val="none" w:sz="0" w:space="0" w:color="auto"/>
        <w:left w:val="none" w:sz="0" w:space="0" w:color="auto"/>
        <w:bottom w:val="none" w:sz="0" w:space="0" w:color="auto"/>
        <w:right w:val="none" w:sz="0" w:space="0" w:color="auto"/>
      </w:divBdr>
    </w:div>
    <w:div w:id="1170173128">
      <w:bodyDiv w:val="1"/>
      <w:marLeft w:val="0"/>
      <w:marRight w:val="0"/>
      <w:marTop w:val="0"/>
      <w:marBottom w:val="0"/>
      <w:divBdr>
        <w:top w:val="none" w:sz="0" w:space="0" w:color="auto"/>
        <w:left w:val="none" w:sz="0" w:space="0" w:color="auto"/>
        <w:bottom w:val="none" w:sz="0" w:space="0" w:color="auto"/>
        <w:right w:val="none" w:sz="0" w:space="0" w:color="auto"/>
      </w:divBdr>
    </w:div>
    <w:div w:id="1449853104">
      <w:bodyDiv w:val="1"/>
      <w:marLeft w:val="0"/>
      <w:marRight w:val="0"/>
      <w:marTop w:val="0"/>
      <w:marBottom w:val="0"/>
      <w:divBdr>
        <w:top w:val="none" w:sz="0" w:space="0" w:color="auto"/>
        <w:left w:val="none" w:sz="0" w:space="0" w:color="auto"/>
        <w:bottom w:val="none" w:sz="0" w:space="0" w:color="auto"/>
        <w:right w:val="none" w:sz="0" w:space="0" w:color="auto"/>
      </w:divBdr>
    </w:div>
    <w:div w:id="1577590233">
      <w:bodyDiv w:val="1"/>
      <w:marLeft w:val="0"/>
      <w:marRight w:val="0"/>
      <w:marTop w:val="0"/>
      <w:marBottom w:val="0"/>
      <w:divBdr>
        <w:top w:val="none" w:sz="0" w:space="0" w:color="auto"/>
        <w:left w:val="none" w:sz="0" w:space="0" w:color="auto"/>
        <w:bottom w:val="none" w:sz="0" w:space="0" w:color="auto"/>
        <w:right w:val="none" w:sz="0" w:space="0" w:color="auto"/>
      </w:divBdr>
    </w:div>
    <w:div w:id="1666199370">
      <w:bodyDiv w:val="1"/>
      <w:marLeft w:val="0"/>
      <w:marRight w:val="0"/>
      <w:marTop w:val="0"/>
      <w:marBottom w:val="0"/>
      <w:divBdr>
        <w:top w:val="none" w:sz="0" w:space="0" w:color="auto"/>
        <w:left w:val="none" w:sz="0" w:space="0" w:color="auto"/>
        <w:bottom w:val="none" w:sz="0" w:space="0" w:color="auto"/>
        <w:right w:val="none" w:sz="0" w:space="0" w:color="auto"/>
      </w:divBdr>
    </w:div>
    <w:div w:id="1676376730">
      <w:bodyDiv w:val="1"/>
      <w:marLeft w:val="0"/>
      <w:marRight w:val="0"/>
      <w:marTop w:val="0"/>
      <w:marBottom w:val="0"/>
      <w:divBdr>
        <w:top w:val="none" w:sz="0" w:space="0" w:color="auto"/>
        <w:left w:val="none" w:sz="0" w:space="0" w:color="auto"/>
        <w:bottom w:val="none" w:sz="0" w:space="0" w:color="auto"/>
        <w:right w:val="none" w:sz="0" w:space="0" w:color="auto"/>
      </w:divBdr>
    </w:div>
    <w:div w:id="1701081885">
      <w:bodyDiv w:val="1"/>
      <w:marLeft w:val="0"/>
      <w:marRight w:val="0"/>
      <w:marTop w:val="0"/>
      <w:marBottom w:val="0"/>
      <w:divBdr>
        <w:top w:val="none" w:sz="0" w:space="0" w:color="auto"/>
        <w:left w:val="none" w:sz="0" w:space="0" w:color="auto"/>
        <w:bottom w:val="none" w:sz="0" w:space="0" w:color="auto"/>
        <w:right w:val="none" w:sz="0" w:space="0" w:color="auto"/>
      </w:divBdr>
    </w:div>
    <w:div w:id="192737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A51AAC-DAFB-4189-B37E-E6CFD701F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33</Pages>
  <Words>3130</Words>
  <Characters>17844</Characters>
  <Application>Microsoft Office Word</Application>
  <DocSecurity>0</DocSecurity>
  <Lines>148</Lines>
  <Paragraphs>41</Paragraphs>
  <ScaleCrop>false</ScaleCrop>
  <Company/>
  <LinksUpToDate>false</LinksUpToDate>
  <CharactersWithSpaces>20933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妍蓝 陈</cp:lastModifiedBy>
  <cp:revision>20</cp:revision>
  <dcterms:created xsi:type="dcterms:W3CDTF">2018-09-29T12:15:00Z</dcterms:created>
  <dcterms:modified xsi:type="dcterms:W3CDTF">2018-12-16T11:12:00Z</dcterms:modified>
</cp:coreProperties>
</file>